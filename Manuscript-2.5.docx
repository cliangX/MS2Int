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3C42E">
      <w:pPr>
        <w:pStyle w:val="2"/>
        <w:jc w:val="both"/>
        <w:rPr>
          <w:sz w:val="36"/>
          <w:szCs w:val="28"/>
        </w:rPr>
      </w:pPr>
      <w:bookmarkStart w:id="0" w:name="X4120cc773a8d1b488c244221dc8376408d3d2cf"/>
      <w:r>
        <w:rPr>
          <w:sz w:val="36"/>
          <w:szCs w:val="28"/>
        </w:rPr>
        <w:t>MS2Int</w:t>
      </w:r>
      <w:ins w:id="0" w:author="梦莎 童" w:date="2026-02-03T17:16:00Z">
        <w:r>
          <w:rPr>
            <w:sz w:val="36"/>
            <w:szCs w:val="28"/>
          </w:rPr>
          <w:t xml:space="preserve"> leverages internal fragment ions to advance peptide tandem mass spectrum prediction </w:t>
        </w:r>
      </w:ins>
    </w:p>
    <w:p w14:paraId="1F93C42F">
      <w:pPr>
        <w:jc w:val="both"/>
      </w:pPr>
    </w:p>
    <w:p w14:paraId="1F93C430">
      <w:pPr>
        <w:pStyle w:val="4"/>
        <w:jc w:val="both"/>
        <w:rPr>
          <w:color w:val="auto"/>
          <w:sz w:val="24"/>
          <w:szCs w:val="24"/>
        </w:rPr>
      </w:pPr>
      <w:bookmarkStart w:id="1" w:name="abstract"/>
      <w:r>
        <w:rPr>
          <w:color w:val="auto"/>
          <w:sz w:val="24"/>
          <w:szCs w:val="24"/>
        </w:rPr>
        <w:t>Abstract</w:t>
      </w:r>
    </w:p>
    <w:p w14:paraId="066FAF94">
      <w:pPr>
        <w:pStyle w:val="31"/>
        <w:rPr>
          <w:ins w:id="1" w:author="梦莎 童" w:date="2026-02-03T17:37:00Z"/>
        </w:rPr>
      </w:pPr>
      <w:r>
        <w:t xml:space="preserve">Deep learning-based prediction of tandem mass spectra has advanced peptide identification for proteomics. </w:t>
      </w:r>
      <w:ins w:id="2" w:author="梦莎 童" w:date="2026-02-03T17:34:00Z">
        <w:r>
          <w:rPr/>
          <w:t>Despite this progress, prevailing models remain confined to predicting terminal ions, systematically overlooking the rich information encoded in internal fragment ions.</w:t>
        </w:r>
      </w:ins>
      <w:ins w:id="3" w:author="梦莎 童" w:date="2026-02-03T17:35:00Z">
        <w:r>
          <w:rPr/>
          <w:t xml:space="preserve"> This omission constitutes a major gap in spectral interpretation and limits the reliability of peptide identification. To address this, we introduce MS2Int</w:t>
        </w:r>
      </w:ins>
      <w:ins w:id="4" w:author="梦莎 童" w:date="2026-02-03T17:36:00Z">
        <w:r>
          <w:rPr/>
          <w:t xml:space="preserve">, a deep learning framework that jointly predicts the intensities of both terminal and internal fragment ions for a more complete spectral characterization. </w:t>
        </w:r>
      </w:ins>
      <w:ins w:id="5" w:author="梦莎 童" w:date="2026-02-03T17:37:00Z">
        <w:r>
          <w:rPr/>
          <w:t>The integration of internal ion evidence yields substantial gains across diverse applications.</w:t>
        </w:r>
      </w:ins>
      <w:ins w:id="6" w:author="梦莎 童" w:date="2026-02-03T17:37:00Z">
        <w:r>
          <w:rPr>
            <w:rFonts w:hint="eastAsia"/>
          </w:rPr>
          <w:t xml:space="preserve"> </w:t>
        </w:r>
      </w:ins>
      <w:r>
        <w:t xml:space="preserve">Specifically, </w:t>
      </w:r>
      <w:ins w:id="7" w:author="梦莎 童" w:date="2026-02-03T17:37:00Z">
        <w:r>
          <w:rPr/>
          <w:t>MS2Int</w:t>
        </w:r>
      </w:ins>
      <w:r>
        <w:t xml:space="preserve"> </w:t>
      </w:r>
      <w:ins w:id="8" w:author="梦莎 童" w:date="2026-02-03T17:37:00Z">
        <w:r>
          <w:rPr/>
          <w:t>improves peptide identification in data-dependent acquisition (DDA) rescoring and enhances spectral library search performance in data-independent acquisition (DIA).</w:t>
        </w:r>
      </w:ins>
      <w:ins w:id="9" w:author="梦莎 童" w:date="2026-02-03T17:38:00Z">
        <w:r>
          <w:rPr/>
          <w:t xml:space="preserve"> It also increases peptide recovery in HLA immunopeptidomics, enabling the discovery of novel neoantigens in clinical melanoma samples, and achieves more accurate phosphorylation-site localization with superior cross-replicate reproducibility.</w:t>
        </w:r>
      </w:ins>
      <w:ins w:id="10" w:author="梦莎 童" w:date="2026-02-03T17:39:00Z">
        <w:r>
          <w:rPr/>
          <w:t xml:space="preserve"> Collectively, our results reposition internal fragment ions as reproducible, information-rich signals and esta</w:t>
        </w:r>
        <w:bookmarkStart w:id="36" w:name="_GoBack"/>
        <w:bookmarkEnd w:id="36"/>
        <w:r>
          <w:rPr/>
          <w:t xml:space="preserve">blish MS2Int as a foundational tool for high-confidence proteomics and immunopeptidomics. </w:t>
        </w:r>
      </w:ins>
    </w:p>
    <w:bookmarkEnd w:id="1"/>
    <w:p w14:paraId="1F93C433">
      <w:pPr>
        <w:pStyle w:val="4"/>
        <w:jc w:val="both"/>
        <w:rPr>
          <w:color w:val="auto"/>
          <w:sz w:val="24"/>
          <w:szCs w:val="24"/>
        </w:rPr>
      </w:pPr>
      <w:bookmarkStart w:id="2" w:name="introduction"/>
      <w:r>
        <w:rPr>
          <w:color w:val="auto"/>
          <w:sz w:val="24"/>
          <w:szCs w:val="24"/>
        </w:rPr>
        <w:t>Introduction</w:t>
      </w:r>
    </w:p>
    <w:p w14:paraId="1F93C434">
      <w:pPr>
        <w:pStyle w:val="31"/>
      </w:pPr>
      <w:r>
        <w:t>Tandem mass spectrometry (MS/MS) is the cornerstone of proteomics, enabling large-scale protein identification and quantification via the measurement of fragment ion mass-to-charge ratios</w:t>
      </w:r>
      <w:r>
        <w:rPr>
          <w:rFonts w:cs="Times New Roman"/>
          <w:vertAlign w:val="superscript"/>
        </w:rPr>
        <w:t>1,2</w:t>
      </w:r>
      <w:r>
        <w:t xml:space="preserve">. </w:t>
      </w:r>
      <w:ins w:id="11" w:author="Miaoyan Gao" w:date="2026-02-04T16:09:00Z">
        <w:r>
          <w:rPr/>
          <w:t>In data-dependent acquisition (DDA), search engines identify peptides by matching experimental spectra to theoretical candidates; spectral prediction is often used for post-search rescoring to increase depth</w:t>
        </w:r>
      </w:ins>
      <w:r>
        <w:rPr>
          <w:rFonts w:cs="Times New Roman"/>
          <w:vertAlign w:val="superscript"/>
        </w:rPr>
        <w:t>3</w:t>
      </w:r>
      <w:r>
        <w:t xml:space="preserve">. Conversely, Data-Independent Acquisition (DIA) relies on high-quality spectral libraries </w:t>
      </w:r>
      <w:ins w:id="12" w:author="Miaoyan Gao" w:date="2026-02-04T16:09:00Z">
        <w:r>
          <w:rPr/>
          <w:t>derived either experimentally or by prediction</w:t>
        </w:r>
      </w:ins>
      <w:r>
        <w:t xml:space="preserve"> for signal deconvolution</w:t>
      </w:r>
      <w:r>
        <w:rPr>
          <w:rFonts w:cs="Times New Roman"/>
          <w:vertAlign w:val="superscript"/>
        </w:rPr>
        <w:t>4–6</w:t>
      </w:r>
      <w:r>
        <w:t>. The sensitivity and reliability of these paradigms thus depend on accurate modeling of peptide fragmentation patterns. Recently, deep learning has revolutionized this domain: models such as Prosit</w:t>
      </w:r>
      <w:r>
        <w:rPr>
          <w:rFonts w:cs="Times New Roman"/>
          <w:vertAlign w:val="superscript"/>
        </w:rPr>
        <w:t>7</w:t>
      </w:r>
      <w:r>
        <w:t>, AlphaPeptDeep</w:t>
      </w:r>
      <w:r>
        <w:rPr>
          <w:rFonts w:cs="Times New Roman"/>
          <w:vertAlign w:val="superscript"/>
        </w:rPr>
        <w:t>8</w:t>
      </w:r>
      <w:r>
        <w:t>, MS2PIP</w:t>
      </w:r>
      <w:r>
        <w:rPr>
          <w:rFonts w:cs="Times New Roman"/>
          <w:vertAlign w:val="superscript"/>
        </w:rPr>
        <w:t>9</w:t>
      </w:r>
      <w:r>
        <w:t>, DeepDIA</w:t>
      </w:r>
      <w:r>
        <w:rPr>
          <w:rFonts w:cs="Times New Roman"/>
          <w:vertAlign w:val="superscript"/>
        </w:rPr>
        <w:t>10</w:t>
      </w:r>
      <w:r>
        <w:t>, DeepPhospho</w:t>
      </w:r>
      <w:r>
        <w:rPr>
          <w:rFonts w:cs="Times New Roman"/>
          <w:vertAlign w:val="superscript"/>
        </w:rPr>
        <w:t>11</w:t>
      </w:r>
      <w:r>
        <w:t>, and Prosit-2021</w:t>
      </w:r>
      <w:r>
        <w:rPr>
          <w:rFonts w:cs="Times New Roman"/>
          <w:vertAlign w:val="superscript"/>
        </w:rPr>
        <w:t>12</w:t>
      </w:r>
      <w:r>
        <w:t xml:space="preserve"> predict the intensities of terminal ions (N-terminal b-ions and C-terminal y-ions) with high accuracy, significantly enhancing spectral matching and driving discoveries in proteomics.</w:t>
      </w:r>
    </w:p>
    <w:p w14:paraId="1F93C435">
      <w:pPr>
        <w:pStyle w:val="3"/>
        <w:ind w:firstLine="360"/>
      </w:pPr>
      <w:r>
        <w:t xml:space="preserve">Despite these successes, current deep learning models generally restrict their predictions to terminal ions. </w:t>
      </w:r>
      <w:ins w:id="13" w:author="Miaoyan Gao" w:date="2026-02-04T16:10:00Z">
        <w:r>
          <w:rPr/>
          <w:t>Yet under higher-energy collisional dissociation (HCD) and collision-induced dissociation (CID), peptides often undergo secondary fragmentation that produces internal fragment ions (m</w:t>
        </w:r>
      </w:ins>
      <w:ins w:id="14" w:author="Miaoyan Gao" w:date="2026-02-04T16:10:00Z">
        <w:r>
          <w:rPr>
            <w:rFonts w:hint="eastAsia"/>
          </w:rPr>
          <w:t>-</w:t>
        </w:r>
      </w:ins>
      <w:ins w:id="15" w:author="Miaoyan Gao" w:date="2026-02-04T16:10:00Z">
        <w:r>
          <w:rPr/>
          <w:t>ions)</w:t>
        </w:r>
      </w:ins>
      <w:r>
        <w:rPr>
          <w:vertAlign w:val="superscript"/>
        </w:rPr>
        <w:t>13,14</w:t>
      </w:r>
      <w:r>
        <w:t xml:space="preserve">. </w:t>
      </w:r>
      <w:ins w:id="16" w:author="Miaoyan Gao" w:date="2026-02-04T16:11:00Z">
        <w:r>
          <w:rPr/>
          <w:t>These ions are common and often abundant, contributing a substantial fraction of the usable signal, particularly for higher charge states.</w:t>
        </w:r>
      </w:ins>
      <w:ins w:id="17" w:author="Miaoyan Gao" w:date="2026-02-04T16:11:00Z">
        <w:r>
          <w:rPr>
            <w:rFonts w:hint="eastAsia"/>
          </w:rPr>
          <w:t xml:space="preserve"> </w:t>
        </w:r>
      </w:ins>
      <w:ins w:id="18" w:author="Miaoyan Gao" w:date="2026-02-04T16:11:00Z">
        <w:r>
          <w:rPr/>
          <w:t>Yet they are often treated as uninterpretable 'dark matter' and are largely absent from mainstream prediction models</w:t>
        </w:r>
      </w:ins>
      <w:r>
        <w:rPr>
          <w:vertAlign w:val="superscript"/>
        </w:rPr>
        <w:t>15</w:t>
      </w:r>
      <w:r>
        <w:t>. This omission limits the completeness of spectral prediction and constrains performance in downstream applications, including DDA rescoring, DIA library searching, immunopeptidomics, and Post-Translational Modification (PTM) localization.</w:t>
      </w:r>
    </w:p>
    <w:p w14:paraId="1F93C436">
      <w:pPr>
        <w:pStyle w:val="3"/>
        <w:ind w:firstLine="360"/>
      </w:pPr>
      <w:r>
        <w:t>The utility of spectral prediction in enhancing proteomics is well established</w:t>
      </w:r>
      <w:r>
        <w:rPr>
          <w:vertAlign w:val="superscript"/>
        </w:rPr>
        <w:t>10–12</w:t>
      </w:r>
      <w:r>
        <w:t>. In DDA, semi-supervised rescoring frameworks like Percolator</w:t>
      </w:r>
      <w:r>
        <w:rPr>
          <w:vertAlign w:val="superscript"/>
        </w:rPr>
        <w:t>16,17</w:t>
      </w:r>
      <w:r>
        <w:t xml:space="preserve"> leverage discriminative features derived from the consistency between predicted and experimental spectra to boost sensitivity without altering the search engine</w:t>
      </w:r>
      <w:r>
        <w:rPr>
          <w:vertAlign w:val="superscript"/>
        </w:rPr>
        <w:t>18,19</w:t>
      </w:r>
      <w:r>
        <w:t>. In immunopeptidomics, the lack of enzymatic specificity in HLA-presented peptides expands the search space roughly 100-fold. Furthermore, the variable position of basic residues results in fragmentation patterns that deviate from tryptic peptides, generating rich internal ion signals</w:t>
      </w:r>
      <w:r>
        <w:rPr>
          <w:vertAlign w:val="superscript"/>
        </w:rPr>
        <w:t>20</w:t>
      </w:r>
      <w:r>
        <w:t xml:space="preserve">. Current tools, biased towards terminal ions, often miss these low-abundance signals—a limitation </w:t>
      </w:r>
      <w:ins w:id="19" w:author="Miaoyan Gao" w:date="2026-02-04T16:12:00Z">
        <w:r>
          <w:rPr/>
          <w:t>that prediction-based rescoring can partially mitigate</w:t>
        </w:r>
      </w:ins>
      <w:r>
        <w:rPr>
          <w:vertAlign w:val="superscript"/>
        </w:rPr>
        <w:t>12</w:t>
      </w:r>
      <w:r>
        <w:t>. Similarly, in PTM localization, traditional algorithms struggle to distinguish positional isomers when terminal ion evidence is scant</w:t>
      </w:r>
      <w:r>
        <w:rPr>
          <w:vertAlign w:val="superscript"/>
        </w:rPr>
        <w:t>21,22</w:t>
      </w:r>
      <w:r>
        <w:t xml:space="preserve">. Across these scenarios, reliance on b/y ions alone is often insufficient, whereas </w:t>
      </w:r>
      <w:r>
        <w:rPr>
          <w:rFonts w:hint="eastAsia"/>
        </w:rPr>
        <w:t>internal fragment ions</w:t>
      </w:r>
      <w:r>
        <w:t xml:space="preserve"> </w:t>
      </w:r>
      <w:ins w:id="20" w:author="Miaoyan Gao" w:date="2026-02-04T16:13:00Z">
        <w:r>
          <w:rPr>
            <w:rFonts w:hint="eastAsia"/>
          </w:rPr>
          <w:t>provide</w:t>
        </w:r>
      </w:ins>
      <w:ins w:id="21" w:author="Miaoyan Gao" w:date="2026-02-04T16:13:00Z">
        <w:r>
          <w:rPr/>
          <w:t xml:space="preserve"> </w:t>
        </w:r>
      </w:ins>
      <w:r>
        <w:t xml:space="preserve">a widely available, orthogonal </w:t>
      </w:r>
      <w:ins w:id="22" w:author="Miaoyan Gao" w:date="2026-02-04T16:13:00Z">
        <w:r>
          <w:rPr>
            <w:rFonts w:hint="eastAsia"/>
          </w:rPr>
          <w:t>source</w:t>
        </w:r>
      </w:ins>
      <w:ins w:id="23" w:author="Miaoyan Gao" w:date="2026-02-04T16:13:00Z">
        <w:r>
          <w:rPr/>
          <w:t xml:space="preserve"> </w:t>
        </w:r>
      </w:ins>
      <w:r>
        <w:t>of structural evidence.</w:t>
      </w:r>
    </w:p>
    <w:p w14:paraId="1F93C437">
      <w:pPr>
        <w:pStyle w:val="3"/>
        <w:ind w:firstLine="360"/>
      </w:pPr>
      <w:r>
        <w:t>To bridge this gap, we present MS2Int (</w:t>
      </w:r>
      <w:r>
        <w:rPr>
          <w:b/>
          <w:bCs/>
        </w:rPr>
        <w:t>MS/MS</w:t>
      </w:r>
      <w:r>
        <w:t xml:space="preserve"> Spectral </w:t>
      </w:r>
      <w:r>
        <w:rPr>
          <w:b w:val="0"/>
          <w:bCs/>
        </w:rPr>
        <w:t>Int</w:t>
      </w:r>
      <w:r>
        <w:t xml:space="preserve">ensity Prediction Integrating </w:t>
      </w:r>
      <w:ins w:id="24" w:author="梦莎 童" w:date="2026-02-03T17:19:00Z">
        <w:r>
          <w:rPr>
            <w:b/>
            <w:bCs/>
          </w:rPr>
          <w:t>I</w:t>
        </w:r>
      </w:ins>
      <w:r>
        <w:rPr>
          <w:rFonts w:hint="eastAsia"/>
          <w:b/>
          <w:bCs/>
        </w:rPr>
        <w:t>nt</w:t>
      </w:r>
      <w:r>
        <w:rPr>
          <w:b w:val="0"/>
          <w:bCs/>
        </w:rPr>
        <w:t>ernal fragment ions</w:t>
      </w:r>
      <w:r>
        <w:t xml:space="preserve">), a deep learning framework that systematically models </w:t>
      </w:r>
      <w:r>
        <w:rPr>
          <w:rFonts w:hint="eastAsia"/>
        </w:rPr>
        <w:t>internal fragment ions</w:t>
      </w:r>
      <w:r>
        <w:t xml:space="preserve"> for downstream applications. </w:t>
      </w:r>
      <w:ins w:id="25" w:author="Miaoyan Gao" w:date="2026-02-04T16:13:00Z">
        <w:r>
          <w:rPr>
            <w:rFonts w:hint="eastAsia"/>
          </w:rPr>
          <w:t>Unlike</w:t>
        </w:r>
      </w:ins>
      <w:r>
        <w:t xml:space="preserve"> Transformer-based architectures used in Prosit</w:t>
      </w:r>
      <w:r>
        <w:rPr>
          <w:vertAlign w:val="superscript"/>
        </w:rPr>
        <w:t>7,23</w:t>
      </w:r>
      <w:r>
        <w:t xml:space="preserve"> and AlphaPeptDeep</w:t>
      </w:r>
      <w:r>
        <w:rPr>
          <w:vertAlign w:val="superscript"/>
        </w:rPr>
        <w:t>8</w:t>
      </w:r>
      <w:r>
        <w:t xml:space="preserve">, </w:t>
      </w:r>
      <w:ins w:id="26" w:author="Miaoyan Gao" w:date="2026-02-04T16:14:00Z">
        <w:r>
          <w:rPr/>
          <w:t>MS2Int uses a bidirectional state space model (Mamba) as its backbone, enabling linear-time inference.</w:t>
        </w:r>
      </w:ins>
      <w:r>
        <w:t xml:space="preserve"> In addition, the continuous state modeling of Mamba are particularly well-suited for characterizing the physicochemical process of peptide fragmentation across variable sequence lengths. By extending the prediction target from a one-dimensional breakpoint sequence to a two-dimensional fragment space, MS2Int simultaneously predicts intensities for b/y ions and </w:t>
      </w:r>
      <w:r>
        <w:rPr>
          <w:rFonts w:hint="eastAsia"/>
        </w:rPr>
        <w:t>internal fragment ions</w:t>
      </w:r>
      <w:r>
        <w:t xml:space="preserve"> with high reproducibility in experimental spectra. We show that MS2Int surpasses Prosit</w:t>
      </w:r>
      <w:r>
        <w:rPr>
          <w:vertAlign w:val="superscript"/>
        </w:rPr>
        <w:t>7</w:t>
      </w:r>
      <w:r>
        <w:t>, AlphaPeptDeep</w:t>
      </w:r>
      <w:r>
        <w:rPr>
          <w:vertAlign w:val="superscript"/>
        </w:rPr>
        <w:t>8</w:t>
      </w:r>
      <w:r>
        <w:t>, and MS2PIP</w:t>
      </w:r>
      <w:r>
        <w:rPr>
          <w:vertAlign w:val="superscript"/>
        </w:rPr>
        <w:t>9</w:t>
      </w:r>
      <w:r>
        <w:t xml:space="preserve"> in prediction accuracy using an independent test set. Furthermore, the integration of internal ion features leads to enhanced performance in downstream applications. In DDA rescoring, MS2Int surpassed MaxQuant by identifying 28.2% more PSMs and outperformed AlphaPeptDeep by 7.5%. In HLA immunopeptidomics, MS2Int </w:t>
      </w:r>
      <w:ins w:id="27" w:author="Miaoyan Gao" w:date="2026-02-04T16:27:00Z">
        <w:r>
          <w:rPr/>
          <w:t>increased identifications 3.5-fold</w:t>
        </w:r>
      </w:ins>
      <w:r>
        <w:t xml:space="preserve"> over the baseline, leading to the discovery of 11 potential neoantigens with mutations in clinical melanoma samples. For phosphorylation site localization, </w:t>
      </w:r>
      <w:r>
        <w:rPr>
          <w:rFonts w:hint="eastAsia"/>
        </w:rPr>
        <w:t>internal fragment ions</w:t>
      </w:r>
      <w:r>
        <w:t xml:space="preserve"> provided crucial complementary evidence. This enabled robust false localization rate (FLR) calibration (R² = 0.9815) and facilitated a 10.2% increase in site identification. </w:t>
      </w:r>
      <w:ins w:id="28" w:author="Miaoyan Gao" w:date="2026-02-04T16:27:00Z">
        <w:r>
          <w:rPr/>
          <w:t>Collectively, these results indicate that internal fragment ions are a rich and modelable source of evidence for spectrum interpretation.</w:t>
        </w:r>
      </w:ins>
      <w:r>
        <w:t xml:space="preserve"> This advances MS2Int as an effective tool capable of unlocking new dimensions of coverage and confidence in MS-based proteomics.</w:t>
      </w:r>
    </w:p>
    <w:p w14:paraId="1F93C438">
      <w:pPr>
        <w:jc w:val="both"/>
      </w:pPr>
    </w:p>
    <w:bookmarkEnd w:id="2"/>
    <w:p w14:paraId="1F93C439">
      <w:pPr>
        <w:pStyle w:val="4"/>
        <w:jc w:val="both"/>
        <w:rPr>
          <w:color w:val="auto"/>
          <w:sz w:val="24"/>
          <w:szCs w:val="24"/>
        </w:rPr>
      </w:pPr>
      <w:bookmarkStart w:id="3" w:name="results"/>
      <w:r>
        <w:rPr>
          <w:color w:val="auto"/>
          <w:sz w:val="24"/>
          <w:szCs w:val="24"/>
        </w:rPr>
        <w:t>Results</w:t>
      </w:r>
    </w:p>
    <w:p w14:paraId="1F93C43A">
      <w:pPr>
        <w:pStyle w:val="5"/>
        <w:jc w:val="both"/>
        <w:rPr>
          <w:color w:val="auto"/>
          <w:sz w:val="21"/>
          <w:szCs w:val="21"/>
        </w:rPr>
      </w:pPr>
      <w:ins w:id="29" w:author="梦莎 童" w:date="2026-02-04T10:45:00Z">
        <w:bookmarkStart w:id="4" w:name="Xdb37eca8fd09a0c856951d6682c60c13d9e1a99"/>
        <w:r>
          <w:rPr>
            <w:color w:val="auto"/>
            <w:sz w:val="21"/>
            <w:szCs w:val="21"/>
          </w:rPr>
          <w:t>Internal fragment ions are consistently observed and informative</w:t>
        </w:r>
      </w:ins>
      <w:r>
        <w:rPr>
          <w:color w:val="auto"/>
          <w:sz w:val="21"/>
          <w:szCs w:val="21"/>
        </w:rPr>
        <w:t xml:space="preserve"> in MS/MS spectra</w:t>
      </w:r>
    </w:p>
    <w:p w14:paraId="1F93C43B">
      <w:pPr>
        <w:pStyle w:val="31"/>
      </w:pPr>
      <w:r>
        <w:t xml:space="preserve">To evaluate the amount of </w:t>
      </w:r>
      <w:r>
        <w:rPr>
          <w:rFonts w:hint="eastAsia"/>
        </w:rPr>
        <w:t>internal fragment ions</w:t>
      </w:r>
      <w:ins w:id="30" w:author="Miaoyan Gao" w:date="2026-02-04T16:27:00Z">
        <w:r>
          <w:rPr>
            <w:rFonts w:hint="eastAsia"/>
          </w:rPr>
          <w:t xml:space="preserve"> (m-ions)</w:t>
        </w:r>
      </w:ins>
      <w:r>
        <w:t xml:space="preserve"> in bottom-up tandem mass spectrometry, </w:t>
      </w:r>
      <w:ins w:id="31" w:author="cliang" w:date="2026-02-04T23:09:00Z">
        <w:r>
          <w:rPr>
            <w:rFonts w:hint="eastAsia"/>
          </w:rPr>
          <w:t>we collected 75 independent projects (Supplementary Table 1) covering 9 species and 11 different collision energies, acquired on different MS instrument platforms.</w:t>
        </w:r>
      </w:ins>
      <w:ins w:id="32" w:author="cliang" w:date="2026-02-04T23:09:00Z">
        <w:r>
          <w:rPr>
            <w:rFonts w:hint="eastAsia" w:ascii="Calibri" w:hAnsi="Calibri" w:cs="Calibri"/>
          </w:rPr>
          <w:t xml:space="preserve"> </w:t>
        </w:r>
      </w:ins>
      <w:ins w:id="33" w:author="梦莎 童" w:date="2026-02-04T10:54:00Z">
        <w:r>
          <w:rPr/>
          <w:t xml:space="preserve">These datasets contain </w:t>
        </w:r>
      </w:ins>
      <w:ins w:id="34" w:author="cliang" w:date="2026-02-04T23:10:00Z">
        <w:r>
          <w:rPr/>
          <w:t>~7.4 million</w:t>
        </w:r>
      </w:ins>
      <w:ins w:id="35" w:author="梦莎 童" w:date="2026-02-04T10:54:00Z">
        <w:r>
          <w:rPr/>
          <w:t xml:space="preserve"> unique precursors (peptide sequences, </w:t>
        </w:r>
      </w:ins>
      <w:ins w:id="36" w:author="cliang" w:date="2026-02-04T23:11:00Z">
        <w:r>
          <w:rPr>
            <w:highlight w:val="none"/>
          </w:rPr>
          <w:t>collision-energy</w:t>
        </w:r>
      </w:ins>
      <w:ins w:id="37" w:author="cliang" w:date="2026-02-04T23:11:00Z">
        <w:r>
          <w:rPr>
            <w:rFonts w:hint="eastAsia"/>
          </w:rPr>
          <w:t xml:space="preserve">, </w:t>
        </w:r>
      </w:ins>
      <w:ins w:id="38" w:author="cliang" w:date="2026-02-04T23:13:00Z">
        <w:r>
          <w:rPr>
            <w:rFonts w:hint="eastAsia"/>
          </w:rPr>
          <w:t>Fragmentation mode</w:t>
        </w:r>
      </w:ins>
      <w:ins w:id="39" w:author="cliang" w:date="2026-02-04T23:11:00Z">
        <w:r>
          <w:rPr>
            <w:rFonts w:hint="eastAsia"/>
          </w:rPr>
          <w:t xml:space="preserve"> </w:t>
        </w:r>
      </w:ins>
      <w:ins w:id="40" w:author="梦莎 童" w:date="2026-02-04T10:54:00Z">
        <w:r>
          <w:rPr/>
          <w:t>and charge states)</w:t>
        </w:r>
      </w:ins>
      <w:ins w:id="41" w:author="cliang" w:date="2026-02-04T23:13:00Z">
        <w:r>
          <w:rPr>
            <w:rFonts w:hint="eastAsia"/>
          </w:rPr>
          <w:t xml:space="preserve"> (Methods)</w:t>
        </w:r>
      </w:ins>
      <w:ins w:id="42" w:author="梦莎 童" w:date="2026-02-04T10:54:00Z">
        <w:r>
          <w:rPr/>
          <w:t xml:space="preserve">. </w:t>
        </w:r>
      </w:ins>
      <w:ins w:id="43" w:author="梦莎 童" w:date="2026-02-04T10:57:00Z">
        <w:r>
          <w:rPr/>
          <w:t xml:space="preserve">Then, we further </w:t>
        </w:r>
      </w:ins>
      <w:r>
        <w:t xml:space="preserve">quantified the relative intensity contributions of different fragment-ion classes across precursor charge states and peptide lengths. Across charge states 1–7, the intensity fraction attributable to </w:t>
      </w:r>
      <w:ins w:id="44" w:author="Miaoyan Gao" w:date="2026-02-04T16:31:00Z">
        <w:r>
          <w:rPr>
            <w:rFonts w:hint="eastAsia"/>
          </w:rPr>
          <w:t>m-ions</w:t>
        </w:r>
      </w:ins>
      <w:r>
        <w:t xml:space="preserve"> increased markedly with charge: </w:t>
      </w:r>
      <w:ins w:id="45" w:author="Miaoyan Gao" w:date="2026-02-04T16:31:00Z">
        <w:r>
          <w:rPr>
            <w:rFonts w:hint="eastAsia"/>
          </w:rPr>
          <w:t>m-ions</w:t>
        </w:r>
      </w:ins>
      <w:r>
        <w:t xml:space="preserve"> accounted for ~25% of the non-noise total intensity at charge 1, rising to ~50% at charge 5 (Fig. 1a). We also observed a clear length dependence, with </w:t>
      </w:r>
      <w:ins w:id="46" w:author="Miaoyan Gao" w:date="2026-02-04T16:31:00Z">
        <w:r>
          <w:rPr>
            <w:rFonts w:hint="eastAsia"/>
          </w:rPr>
          <w:t>m-ions</w:t>
        </w:r>
      </w:ins>
      <w:r>
        <w:t xml:space="preserve"> contributing ~15% in shorter peptides (length 7–20) and ~30% in medium-length peptides (length 20–30) (Fig. 1b). Collectively, these results indicate that </w:t>
      </w:r>
      <w:ins w:id="47" w:author="Miaoyan Gao" w:date="2026-02-04T16:31:00Z">
        <w:r>
          <w:rPr>
            <w:rFonts w:hint="eastAsia"/>
          </w:rPr>
          <w:t>m-ions</w:t>
        </w:r>
      </w:ins>
      <w:r>
        <w:t xml:space="preserve"> constitute a substantial signal component in experimental spectra, with contributions that depend on peptide properties, particularly for higher charge states and longer peptides.</w:t>
      </w:r>
    </w:p>
    <w:p w14:paraId="1F93C43C">
      <w:pPr>
        <w:pStyle w:val="3"/>
        <w:ind w:firstLine="360"/>
      </w:pPr>
      <w:r>
        <w:t xml:space="preserve">Given that </w:t>
      </w:r>
      <w:ins w:id="48" w:author="Miaoyan Gao" w:date="2026-02-04T16:31:00Z">
        <w:r>
          <w:rPr>
            <w:rFonts w:hint="eastAsia"/>
          </w:rPr>
          <w:t>m-ions</w:t>
        </w:r>
      </w:ins>
      <w:r>
        <w:t xml:space="preserve"> account for a considerable proportion of spectral signal, we next </w:t>
      </w:r>
      <w:ins w:id="49" w:author="梦莎 童" w:date="2026-02-04T11:00:00Z">
        <w:r>
          <w:rPr/>
          <w:t>investigated</w:t>
        </w:r>
      </w:ins>
      <w:ins w:id="50" w:author="梦莎 童" w:date="2026-02-04T10:58:00Z">
        <w:r>
          <w:rPr/>
          <w:t xml:space="preserve"> </w:t>
        </w:r>
      </w:ins>
      <w:r>
        <w:t xml:space="preserve">whether </w:t>
      </w:r>
      <w:ins w:id="51" w:author="梦莎 童" w:date="2026-02-04T11:01:00Z">
        <w:r>
          <w:rPr/>
          <w:t>the abundant signal from internal fragments</w:t>
        </w:r>
      </w:ins>
      <w:ins w:id="52" w:author="梦莎 童" w:date="2026-02-04T10:59:00Z">
        <w:r>
          <w:rPr/>
          <w:t xml:space="preserve"> could be </w:t>
        </w:r>
      </w:ins>
      <w:r>
        <w:t>translate</w:t>
      </w:r>
      <w:ins w:id="53" w:author="梦莎 童" w:date="2026-02-04T10:59:00Z">
        <w:r>
          <w:rPr/>
          <w:t>d</w:t>
        </w:r>
      </w:ins>
      <w:r>
        <w:t xml:space="preserve"> into </w:t>
      </w:r>
      <w:ins w:id="54" w:author="梦莎 童" w:date="2026-02-04T11:01:00Z">
        <w:r>
          <w:rPr/>
          <w:t xml:space="preserve">computational gains to boost </w:t>
        </w:r>
      </w:ins>
      <w:ins w:id="55" w:author="梦莎 童" w:date="2026-02-04T11:02:00Z">
        <w:r>
          <w:rPr/>
          <w:t xml:space="preserve">peptide </w:t>
        </w:r>
      </w:ins>
      <w:ins w:id="56" w:author="梦莎 童" w:date="2026-02-04T11:01:00Z">
        <w:r>
          <w:rPr/>
          <w:t>identification accuracy and refine spectral analysis</w:t>
        </w:r>
      </w:ins>
      <w:r>
        <w:t xml:space="preserve">. </w:t>
      </w:r>
      <w:ins w:id="57" w:author="梦莎 童" w:date="2026-02-04T11:05:00Z">
        <w:r>
          <w:rPr/>
          <w:t xml:space="preserve">To quantify usable spectral information, we first compared the signal-to-noise ratio (SNR) </w:t>
        </w:r>
      </w:ins>
      <w:r>
        <w:rPr>
          <w:vertAlign w:val="superscript"/>
        </w:rPr>
        <w:t>24</w:t>
      </w:r>
      <w:ins w:id="58" w:author="梦莎 童" w:date="2026-02-04T11:06:00Z">
        <w:r>
          <w:rPr/>
          <w:t xml:space="preserve"> calculated from conventional b/y ions alone (x-axis) versus SNR calculated after incorporating </w:t>
        </w:r>
      </w:ins>
      <w:ins w:id="59" w:author="Miaoyan Gao" w:date="2026-02-04T16:32:00Z">
        <w:r>
          <w:rPr/>
          <w:t>m-ions</w:t>
        </w:r>
      </w:ins>
      <w:ins w:id="60" w:author="梦莎 童" w:date="2026-02-04T11:06:00Z">
        <w:r>
          <w:rPr/>
          <w:t xml:space="preserve"> (y-axis).</w:t>
        </w:r>
      </w:ins>
      <w:ins w:id="61" w:author="梦莎 童" w:date="2026-02-04T11:06:00Z">
        <w:r>
          <w:rPr>
            <w:rFonts w:hint="eastAsia"/>
          </w:rPr>
          <w:t xml:space="preserve"> </w:t>
        </w:r>
      </w:ins>
      <w:ins w:id="62" w:author="梦莎 童" w:date="2026-02-04T11:10:00Z">
        <w:r>
          <w:rPr/>
          <w:t xml:space="preserve">The inclusion of </w:t>
        </w:r>
      </w:ins>
      <w:ins w:id="63" w:author="Miaoyan Gao" w:date="2026-02-04T16:32:00Z">
        <w:r>
          <w:rPr>
            <w:rFonts w:hint="eastAsia"/>
          </w:rPr>
          <w:t>m-ions</w:t>
        </w:r>
      </w:ins>
      <w:r>
        <w:t xml:space="preserve"> shifted </w:t>
      </w:r>
      <w:ins w:id="64" w:author="梦莎 童" w:date="2026-02-04T11:11:00Z">
        <w:r>
          <w:rPr/>
          <w:t xml:space="preserve">the SNR distribution </w:t>
        </w:r>
      </w:ins>
      <w:r>
        <w:t xml:space="preserve">toward higher values, </w:t>
      </w:r>
      <w:ins w:id="65" w:author="梦莎 童" w:date="2026-02-04T11:11:00Z">
        <w:r>
          <w:rPr/>
          <w:t xml:space="preserve">with the median increasing </w:t>
        </w:r>
      </w:ins>
      <w:r>
        <w:t xml:space="preserve">from 0.308 to 0.423 (Bonferroni-corrected Wilcoxon signed-rank test, p &lt; 0.001; Fig. 1c, Fig. 1e), </w:t>
      </w:r>
      <w:ins w:id="66" w:author="梦莎 童" w:date="2026-02-04T11:12:00Z">
        <w:r>
          <w:rPr/>
          <w:t xml:space="preserve">This result indicates </w:t>
        </w:r>
      </w:ins>
      <w:r>
        <w:t xml:space="preserve">that </w:t>
      </w:r>
      <w:ins w:id="67" w:author="Miaoyan Gao" w:date="2026-02-04T16:32:00Z">
        <w:r>
          <w:rPr>
            <w:rFonts w:hint="eastAsia"/>
          </w:rPr>
          <w:t>m-ions</w:t>
        </w:r>
      </w:ins>
      <w:r>
        <w:t xml:space="preserve"> substantially increase the amount of usable signal in spectra. Stratification by ion type further showed that b-ion–based SNR was lower (median 0.116) and remained significantly different from the corresponding full-spectrum SNR after including </w:t>
      </w:r>
      <w:ins w:id="68" w:author="Miaoyan Gao" w:date="2026-02-04T16:32:00Z">
        <w:r>
          <w:rPr>
            <w:rFonts w:hint="eastAsia"/>
          </w:rPr>
          <w:t>m-ions</w:t>
        </w:r>
      </w:ins>
      <w:r>
        <w:t xml:space="preserve"> (p &lt; 0.001; Supplementary Fig. 1a,e)</w:t>
      </w:r>
      <w:ins w:id="69" w:author="梦莎 童" w:date="2026-02-04T11:16:00Z">
        <w:r>
          <w:rPr/>
          <w:t>.</w:t>
        </w:r>
      </w:ins>
      <w:r>
        <w:t xml:space="preserve"> </w:t>
      </w:r>
      <w:ins w:id="70" w:author="梦莎 童" w:date="2026-02-04T11:16:00Z">
        <w:r>
          <w:rPr/>
          <w:t xml:space="preserve">Whereas </w:t>
        </w:r>
      </w:ins>
      <w:r>
        <w:t>y-ion–based SNR was higher (median 0.444) and not significantly different from the full-spectrum SNR (p &gt; 0.05; Supplementary Fig. 1b,f). This asymmetry is consistent with the generally lower b-ion abundance under collision-induced dissociation conditions</w:t>
      </w:r>
      <w:r>
        <w:rPr>
          <w:vertAlign w:val="superscript"/>
        </w:rPr>
        <w:t>25</w:t>
      </w:r>
      <w:r>
        <w:t xml:space="preserve">. Second, we used </w:t>
      </w:r>
      <w:ins w:id="71" w:author="梦莎 童" w:date="2026-02-04T11:17:00Z">
        <w:r>
          <w:rPr/>
          <w:t>Sequence C</w:t>
        </w:r>
      </w:ins>
      <w:r>
        <w:t xml:space="preserve">overage to quantify spectral interpretability with respect to peptide backbone cleavage. Relative to using b+y ions alone, adding </w:t>
      </w:r>
      <w:ins w:id="72" w:author="Miaoyan Gao" w:date="2026-02-04T16:32:00Z">
        <w:r>
          <w:rPr>
            <w:rFonts w:hint="eastAsia"/>
          </w:rPr>
          <w:t>m-ions</w:t>
        </w:r>
      </w:ins>
      <w:r>
        <w:t xml:space="preserve"> increased coverage overall (Fig. 1d, Fig. 1f), with the median rising from 0.625 to 0.750 (~20% relative increase; Bonferroni-corrected Wilcoxon signed-rank test, p &lt; 0.001). This improvement was robust to baseline choice: using b ions as the baseline, the median coverage increased from ~0.40 to ~0.70 (75% increase), and using y ions as the baseline, it increased from ~0.60 to ~0.75 (25% increase) (Supplementary Fig. 1c,d,g,h). These results indicate that </w:t>
      </w:r>
      <w:ins w:id="73" w:author="Miaoyan Gao" w:date="2026-02-04T16:32:00Z">
        <w:r>
          <w:rPr>
            <w:rFonts w:hint="eastAsia"/>
          </w:rPr>
          <w:t>m-ions</w:t>
        </w:r>
      </w:ins>
      <w:r>
        <w:t xml:space="preserve"> provide complementary cleavage evidence that is not captured by conventional b/y ions, thereby improving the completeness of peptide sequence interpretation and overall spectral interpretability.</w:t>
      </w:r>
    </w:p>
    <w:p w14:paraId="1F93C43D">
      <w:pPr>
        <w:pStyle w:val="3"/>
        <w:ind w:firstLine="360"/>
      </w:pPr>
      <w:r>
        <w:t xml:space="preserve">To further confirm that the signals carried by </w:t>
      </w:r>
      <w:ins w:id="74" w:author="Miaoyan Gao" w:date="2026-02-04T16:32:00Z">
        <w:r>
          <w:rPr>
            <w:rFonts w:hint="eastAsia"/>
          </w:rPr>
          <w:t>m-ions</w:t>
        </w:r>
      </w:ins>
      <w:r>
        <w:t xml:space="preserve"> are experimentally reproducible rather than stochastic, we constructed paired replicate spectra under matched precursor conditions (see Methods) and compared them with a randomly paired background. We quantified the stability of intensity patterns using spectral angle similarity (SA) (see Methods). Across four ion sets—combined b+y ions, b ions only, y ions only, and </w:t>
      </w:r>
      <w:ins w:id="75" w:author="Miaoyan Gao" w:date="2026-02-04T16:32:00Z">
        <w:r>
          <w:rPr>
            <w:rFonts w:hint="eastAsia"/>
          </w:rPr>
          <w:t>m-ions</w:t>
        </w:r>
      </w:ins>
      <w:r>
        <w:t xml:space="preserve"> only—replicate pairs showed higher median SA (0.91, 0.93, 0.89, and 0.84, respectively) than the random background (0.19, 0.25, 0.03, and 0.15), with clear separation between the two distributions (Fig. 1g). These results indicate that internal ion intensity patterns are stable and reproducible. </w:t>
      </w:r>
      <w:ins w:id="76" w:author="梦莎 童" w:date="2026-02-04T11:23:00Z">
        <w:r>
          <w:rPr/>
          <w:t xml:space="preserve">This reliability paves the way for their systematic inclusion in spectrum prediction models to enhance peptide identification. </w:t>
        </w:r>
      </w:ins>
    </w:p>
    <w:bookmarkEnd w:id="4"/>
    <w:p w14:paraId="1F93C43E">
      <w:pPr>
        <w:pStyle w:val="5"/>
        <w:jc w:val="both"/>
        <w:rPr>
          <w:color w:val="auto"/>
          <w:sz w:val="21"/>
          <w:szCs w:val="21"/>
        </w:rPr>
      </w:pPr>
      <w:bookmarkStart w:id="5" w:name="Xd7e8a555652c4ee5cadd47634706da21be8ff58"/>
      <w:r>
        <w:rPr>
          <w:color w:val="auto"/>
          <w:sz w:val="21"/>
          <w:szCs w:val="21"/>
        </w:rPr>
        <w:t>Development and validation of MS2Int for full-spectrum prediction</w:t>
      </w:r>
    </w:p>
    <w:p w14:paraId="1F93C43F">
      <w:pPr>
        <w:pStyle w:val="31"/>
      </w:pPr>
      <w:r>
        <w:t xml:space="preserve">Given the widespread presence of </w:t>
      </w:r>
      <w:ins w:id="77" w:author="Miaoyan Gao" w:date="2026-02-04T16:32:00Z">
        <w:r>
          <w:rPr>
            <w:rFonts w:hint="eastAsia"/>
          </w:rPr>
          <w:t>m-ions</w:t>
        </w:r>
      </w:ins>
      <w:r>
        <w:t xml:space="preserve"> in experimental spectra, we developed a deep-learning spectrum prediction model, MS2Int, to capture their contribution to spectral information content (Fig. 2a, top panel). Unlike conventional approaches that predict b/y ions along a one-dimensional cleavage axis, </w:t>
      </w:r>
      <w:ins w:id="78" w:author="Miaoyan Gao" w:date="2026-02-04T16:32:00Z">
        <w:r>
          <w:rPr>
            <w:rFonts w:hint="eastAsia"/>
          </w:rPr>
          <w:t>m-ions</w:t>
        </w:r>
      </w:ins>
      <w:r>
        <w:t xml:space="preserve"> are naturally indexed by both start and end positions (e.g.,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ij</m:t>
            </m:r>
            <m:ctrlPr>
              <w:rPr>
                <w:rFonts w:ascii="Cambria Math" w:hAnsi="Cambria Math"/>
              </w:rPr>
            </m:ctrlPr>
          </m:sub>
        </m:sSub>
      </m:oMath>
      <w:r>
        <w:t>). This formulation expands the prediction target from a “1D sequence” to a “2D fragment space,” substantially increasing the number of outputs that must be modeled and the need to model long-range dependencies over peptide sequences.</w:t>
      </w:r>
    </w:p>
    <w:p w14:paraId="1F93C440">
      <w:pPr>
        <w:pStyle w:val="3"/>
        <w:ind w:firstLine="360"/>
      </w:pPr>
      <w:r>
        <w:t>To meet this high-dimensional modeling demand while maintaining computational efficiency, we adopted Mamba as the backbone architecture (Supplementary Fig. 2a). Mamba follows the selective state space model (SSM) paradigm and enables efficient long-range dependency modeling and global cross-position interactions without incurring substantial computational or memory overhead</w:t>
      </w:r>
      <w:ins w:id="79" w:author="Miaoyan Gao" w:date="2026-02-04T16:39:00Z">
        <w:r>
          <w:rPr>
            <w:rFonts w:hint="eastAsia"/>
          </w:rPr>
          <w:t xml:space="preserve"> </w:t>
        </w:r>
      </w:ins>
      <w:r>
        <w:t xml:space="preserve">(Supplementary Fig. 2b). MS2Int takes peptide sequence, precursor charge, collision energy and fragmentation type as inputs. </w:t>
      </w:r>
      <w:ins w:id="80" w:author="Miaoyan Gao" w:date="2026-02-04T16:34:00Z">
        <w:r>
          <w:rPr/>
          <w:t>After embedding, we apply virtual adversarial perturbations to the latent representations</w:t>
        </w:r>
      </w:ins>
      <w:r>
        <w:t xml:space="preserve"> to improve robustness to stochastic intensity noise and batch effects, thereby reducing overfitting to specific experimental settings. The regularized representations are processed by a sequence-modeling backbone comprising four bidirectional Mamba blocks, each containing forward/backward Conv1D and state-space modules. The network outputs fragment-intensity matrices spanning both b/y ions and </w:t>
      </w:r>
      <w:ins w:id="81" w:author="Miaoyan Gao" w:date="2026-02-04T16:32:00Z">
        <w:r>
          <w:rPr>
            <w:rFonts w:hint="eastAsia"/>
          </w:rPr>
          <w:t>m-ions</w:t>
        </w:r>
      </w:ins>
      <w:r>
        <w:t>, thereby enabling the construction of theoretical spectral libraries for downstream applications such as DDA rescoring, immunopeptidomics, PTM localization and library-free DIA (Fig. 2a, bottom panel).</w:t>
      </w:r>
    </w:p>
    <w:p w14:paraId="1F93C441">
      <w:pPr>
        <w:pStyle w:val="3"/>
        <w:ind w:firstLine="360"/>
      </w:pPr>
      <w:r>
        <w:t xml:space="preserve">To ensure robust generalization, MS2Int was trained on a large-scale dataset comprising ~7.4 million unique precursors curated from 75 diverse projects (Methods). We evaluated agreement between predicted and experimental spectra on a holdout test set under collision-induced fragmentation using SA. </w:t>
      </w:r>
      <w:r>
        <w:rPr>
          <w:rFonts w:hint="eastAsia"/>
        </w:rPr>
        <w:t>MS2Int</w:t>
      </w:r>
      <w:r>
        <w:t xml:space="preserve"> achieved a median SA of 0.78, </w:t>
      </w:r>
      <w:ins w:id="82" w:author="Miaoyan Gao" w:date="2026-02-04T16:35:00Z">
        <w:r>
          <w:rPr/>
          <w:t>compared with 0.76 for MS2Int−, 0.66</w:t>
        </w:r>
      </w:ins>
      <w:ins w:id="83" w:author="Miaoyan Gao" w:date="2026-02-04T16:35:00Z">
        <w:r>
          <w:rPr>
            <w:rFonts w:hint="eastAsia"/>
          </w:rPr>
          <w:t xml:space="preserve"> for </w:t>
        </w:r>
      </w:ins>
      <w:ins w:id="84" w:author="Miaoyan Gao" w:date="2026-02-04T16:35:00Z">
        <w:r>
          <w:rPr/>
          <w:t>AlphaPeptDeep, 0.63</w:t>
        </w:r>
      </w:ins>
      <w:ins w:id="85" w:author="Miaoyan Gao" w:date="2026-02-04T16:35:00Z">
        <w:r>
          <w:rPr>
            <w:rFonts w:hint="eastAsia"/>
          </w:rPr>
          <w:t xml:space="preserve"> for </w:t>
        </w:r>
      </w:ins>
      <w:ins w:id="86" w:author="Miaoyan Gao" w:date="2026-02-04T16:35:00Z">
        <w:r>
          <w:rPr/>
          <w:t>Prosit and 0.56</w:t>
        </w:r>
      </w:ins>
      <w:ins w:id="87" w:author="Miaoyan Gao" w:date="2026-02-04T16:35:00Z">
        <w:r>
          <w:rPr>
            <w:rFonts w:hint="eastAsia"/>
          </w:rPr>
          <w:t xml:space="preserve"> for </w:t>
        </w:r>
      </w:ins>
      <w:ins w:id="88" w:author="Miaoyan Gao" w:date="2026-02-04T16:35:00Z">
        <w:r>
          <w:rPr/>
          <w:t>MS2PIP,</w:t>
        </w:r>
      </w:ins>
      <w:r>
        <w:t xml:space="preserve"> and approaching the reproducibility observed for technical replicates (Exp+ = 0.88; Exp− = 0.84) (Fig. 2b).</w:t>
      </w:r>
    </w:p>
    <w:p w14:paraId="1F93C442">
      <w:pPr>
        <w:pStyle w:val="3"/>
        <w:ind w:firstLine="360"/>
      </w:pPr>
      <w:r>
        <w:t xml:space="preserve">A representative example further illustrates prediction fidelity for a long peptide from PXD039259 (QGAPTSFLPPEASQLKPDR). Under HCD/FT, charge 3+, collision energy 32 eV, the predicted spectrum closely matched the experimental spectrum in both peak positions and relative intensities of major b/y ions, while consistently recovering signals from </w:t>
      </w:r>
      <w:ins w:id="89" w:author="Miaoyan Gao" w:date="2026-02-04T16:32:00Z">
        <w:r>
          <w:rPr>
            <w:rFonts w:hint="eastAsia"/>
          </w:rPr>
          <w:t>m-ions</w:t>
        </w:r>
      </w:ins>
      <w:r>
        <w:t xml:space="preserve">, yielding an overall SA of 0.86 (Fig. 2c). Together, these results support accurate full-spectrum prediction including </w:t>
      </w:r>
      <w:ins w:id="90" w:author="Miaoyan Gao" w:date="2026-02-04T16:32:00Z">
        <w:r>
          <w:rPr>
            <w:rFonts w:hint="eastAsia"/>
          </w:rPr>
          <w:t>m-ions</w:t>
        </w:r>
      </w:ins>
      <w:r>
        <w:t>, providing reliable theoretical spectra for a broad range of downstream analyses including DDA rescoring, immunopeptidomics, PTM localization and library-free DIA.</w:t>
      </w:r>
    </w:p>
    <w:bookmarkEnd w:id="5"/>
    <w:p w14:paraId="1F93C443">
      <w:pPr>
        <w:pStyle w:val="5"/>
        <w:jc w:val="both"/>
        <w:rPr>
          <w:color w:val="auto"/>
          <w:sz w:val="21"/>
          <w:szCs w:val="21"/>
        </w:rPr>
      </w:pPr>
      <w:bookmarkStart w:id="6" w:name="Xe73d6e7013526d35976d9693fbb4784864924e9"/>
      <w:r>
        <w:rPr>
          <w:color w:val="auto"/>
          <w:sz w:val="21"/>
          <w:szCs w:val="21"/>
        </w:rPr>
        <w:t xml:space="preserve">Application of </w:t>
      </w:r>
      <w:ins w:id="91" w:author="梦莎 童" w:date="2026-02-03T17:28:00Z">
        <w:r>
          <w:rPr>
            <w:color w:val="auto"/>
            <w:sz w:val="21"/>
            <w:szCs w:val="21"/>
          </w:rPr>
          <w:t>MS2Int</w:t>
        </w:r>
      </w:ins>
      <w:r>
        <w:rPr>
          <w:color w:val="auto"/>
          <w:sz w:val="21"/>
          <w:szCs w:val="21"/>
        </w:rPr>
        <w:t xml:space="preserve"> to DDA rescoring</w:t>
      </w:r>
    </w:p>
    <w:p w14:paraId="1F93C444">
      <w:pPr>
        <w:pStyle w:val="31"/>
      </w:pPr>
      <w:r>
        <w:t xml:space="preserve">To evaluate the improvement from prediction-based rescoring strategies in DDA mode, we conducted extensive benchmarking on independent complete datasets (Supplementary Table 1). The MaxQuant standard workflow (PSM-level FDR threshold = 1.0) with Percolator rescoring (PSM-level q-value &lt; 0.01) was taken as the reference baseline. The analysis </w:t>
      </w:r>
      <w:ins w:id="92" w:author="Miaoyan Gao" w:date="2026-02-04T16:35:00Z">
        <w:r>
          <w:rPr>
            <w:rFonts w:hint="eastAsia"/>
          </w:rPr>
          <w:t>indicated</w:t>
        </w:r>
      </w:ins>
      <w:ins w:id="93" w:author="Miaoyan Gao" w:date="2026-02-04T16:35:00Z">
        <w:r>
          <w:rPr/>
          <w:t xml:space="preserve"> </w:t>
        </w:r>
      </w:ins>
      <w:r>
        <w:t xml:space="preserve">that all rescoring methods significantly increased PSM identifications at 1% FDR, with our MS2Int model exhibiting the strongest performance (Fig. 3a). Specifically, MS2Int achieved a 28.2% improvement in PSMs over MaxQuant and a 7.5% improvement over AlphaPeptDeep. Simultaneously, MS2Int exhibited a minimal baseline loss (1.5%), far below the 6.0% observed for AlphaPeptDeep. </w:t>
      </w:r>
      <w:ins w:id="94" w:author="Miaoyan Gao" w:date="2026-02-04T16:36:00Z">
        <w:r>
          <w:rPr/>
          <w:t>This high retention rate indicates that MS2Int preserves confident identifications while expanding coverage.</w:t>
        </w:r>
      </w:ins>
      <w:r>
        <w:t xml:space="preserve"> We further found that MS2Int achieved a ~5.3% increase in PSM identifications over its ablated counterpart (MS2Int−), which lacks internal ion features. This gain </w:t>
      </w:r>
      <w:ins w:id="95" w:author="Miaoyan Gao" w:date="2026-02-04T16:38:00Z">
        <w:r>
          <w:rPr>
            <w:rFonts w:hint="eastAsia"/>
          </w:rPr>
          <w:t>indicate</w:t>
        </w:r>
      </w:ins>
      <w:ins w:id="96" w:author="Miaoyan Gao" w:date="2026-02-04T16:38:00Z">
        <w:r>
          <w:rPr/>
          <w:t xml:space="preserve">s </w:t>
        </w:r>
      </w:ins>
      <w:r>
        <w:t xml:space="preserve">that </w:t>
      </w:r>
      <w:ins w:id="97" w:author="Miaoyan Gao" w:date="2026-02-04T16:32:00Z">
        <w:r>
          <w:rPr>
            <w:rFonts w:hint="eastAsia"/>
          </w:rPr>
          <w:t>m-ions</w:t>
        </w:r>
      </w:ins>
      <w:r>
        <w:t xml:space="preserve"> evidence is a primary contributor to enhancing DDA rescoring accuracy. To understand why internal ion features improve rescoring, we examined the paired Δscore (MS2Int − MS2Int−) distribution. Target PSMs showed a pronounced positive Δscore shift (median 0.275; 91.6% positive), whereas decoy PSMs remained centered near zero (median 0.011; 50.4% positive; Fig. 3b). This asymmetric behavior indicates that internal ion evidence is predominantly consistent with true PSMs, whereas in decoys it behaves as a largely random, noise-like match. Accordingly, the performance gain arises from enhanced target–decoy separability rather than uniform score inflation. Consistent with this mechanism, Percolator’s feature attribution analysis ranked multiple internal</w:t>
      </w:r>
      <w:r>
        <w:rPr>
          <w:rFonts w:hint="eastAsia"/>
        </w:rPr>
        <w:t>-ions</w:t>
      </w:r>
      <w:r>
        <w:t>–related features (e.g., ionm_cos, ionm_mean_abs_diff) among the top 20 contributors, with high absolute weights and strong stability across runs (Supplementary Fig. 3a,b), highlighting internal-ion–derived signals as key drivers of improved discrimination.</w:t>
      </w:r>
    </w:p>
    <w:p w14:paraId="1F93C445">
      <w:pPr>
        <w:pStyle w:val="3"/>
        <w:ind w:firstLine="360"/>
      </w:pPr>
      <w:r>
        <w:t xml:space="preserve">To further dissect the specific improvements in peptide discrimination conferred by </w:t>
      </w:r>
      <w:ins w:id="98" w:author="Miaoyan Gao" w:date="2026-02-04T16:32:00Z">
        <w:r>
          <w:rPr>
            <w:rFonts w:hint="eastAsia"/>
          </w:rPr>
          <w:t>m-ions</w:t>
        </w:r>
      </w:ins>
      <w:r>
        <w:t xml:space="preserve">, we compared the identification profiles of MS2Int and MS2Int- at the 1% FDR using the PXD002395 cell line dataset. After excluding peptides already covered by the MaxQuant, 11,546 candidate peptides reached the significance threshold in at least one model. Among these, MS2Int uniquely identified 7,794 PSMs (corresponding to 1,790 peptides), whereas MS2Int- uniquely identified only 1,071 PSMs (corresponding to 509 peptides), highlighting the significant contribution of m-ion features to </w:t>
      </w:r>
      <w:ins w:id="99" w:author="Miaoyan Gao" w:date="2026-02-04T16:41:00Z">
        <w:r>
          <w:rPr>
            <w:b/>
            <w:bCs/>
          </w:rPr>
          <w:t>uncovering otherwise missed proteomic signals</w:t>
        </w:r>
      </w:ins>
      <w:r>
        <w:t xml:space="preserve"> (Supplementary Fig. 3c–d). To gain further insight into this distinction, we compared the true-positive peptide HHGQEGSILVTK in the Gain region (unique to MS2Int) with the putative false-positive peptide APPARPVK in the Loss region (unique to MS2Int-) (Fig. 3c). Mirror plot </w:t>
      </w:r>
      <w:ins w:id="100" w:author="Miaoyan Gao" w:date="2026-02-04T16:42:00Z">
        <w:r>
          <w:rPr>
            <w:b/>
            <w:bCs/>
          </w:rPr>
          <w:t>analysis confirmed</w:t>
        </w:r>
      </w:ins>
      <w:r>
        <w:t xml:space="preserve"> that </w:t>
      </w:r>
      <w:ins w:id="101" w:author="Miaoyan Gao" w:date="2026-02-04T16:42:00Z">
        <w:r>
          <w:rPr>
            <w:rFonts w:hint="eastAsia"/>
          </w:rPr>
          <w:t xml:space="preserve">the peptide </w:t>
        </w:r>
      </w:ins>
      <w:r>
        <w:t xml:space="preserve">HHGQEGSILVTK </w:t>
      </w:r>
      <w:ins w:id="102" w:author="Miaoyan Gao" w:date="2026-02-04T16:42:00Z">
        <w:r>
          <w:rPr>
            <w:rFonts w:hint="eastAsia"/>
          </w:rPr>
          <w:t xml:space="preserve">which was </w:t>
        </w:r>
      </w:ins>
      <w:r>
        <w:t xml:space="preserve">successfully “rescued” by MS2Int exhibited extensive peak matches between the experimental spectrum and MS2Int-predicted </w:t>
      </w:r>
      <w:ins w:id="103" w:author="Miaoyan Gao" w:date="2026-02-04T16:32:00Z">
        <w:r>
          <w:rPr>
            <w:rFonts w:hint="eastAsia"/>
          </w:rPr>
          <w:t>m-ions</w:t>
        </w:r>
      </w:ins>
      <w:r>
        <w:t xml:space="preserve"> (Fig. 3d). This strong internal</w:t>
      </w:r>
      <w:r>
        <w:rPr>
          <w:rFonts w:hint="eastAsia"/>
        </w:rPr>
        <w:t xml:space="preserve"> </w:t>
      </w:r>
      <w:r>
        <w:t>ion concordance increased the overall confidence score. In contrast, the APPARPVK appeared to be driven by one or a few exceptionally intense b/y ions that inflated the MS2Int− score despite limited global support. Whereas MS2Int reduced this peak-dominated bias by imposing a multi-evidence constraint through internal ion agreement, leading to a more reliable match assessment. (Fig. 3e). De novo sequencing analysis provided more reliable qualitative results. The spectrum originally assigned to APPARPVK by MS2Int− was re-assigned by de novo sequencing to KEM[Oxidation]QPTHPLR, with sufficient fragment-ion evidence supporting this alternative identification (Supplementary Fig. 3e), thereby confirming that incorporating m-ion features effectively suppresses false-positive identifications. Moreover, a protein expression matrix constructed from proteins uniquely identified by MS2Int achieved clear separation of different cell line samples in t-SNE space (Fig. 3f), suggesting that these additional identifications are driven by biological signals rather than random noise.</w:t>
      </w:r>
    </w:p>
    <w:p w14:paraId="1F93C446">
      <w:pPr>
        <w:pStyle w:val="3"/>
        <w:ind w:firstLine="360"/>
      </w:pPr>
      <w:r>
        <w:t xml:space="preserve">The incorporation of internal ion features in MS2Int markedly improved target–decoy discrimination (Fig. 3b), which translated into strong robustness under more stringent FDR control. Across a broad range of FDR thresholds, the estimated number of true-positive PSMs remained stable (Fig. 3g), and the high-confidence set retained at low FDR largely overlapped with the targets identified at 1% FDR by the MaxQuant (+Percolator) baseline (Fig. 3h). Together, these findings </w:t>
      </w:r>
      <w:ins w:id="104" w:author="Miaoyan Gao" w:date="2026-02-04T16:46:00Z">
        <w:r>
          <w:rPr>
            <w:b/>
            <w:bCs/>
          </w:rPr>
          <w:t>indicate</w:t>
        </w:r>
      </w:ins>
      <w:r>
        <w:t xml:space="preserve"> that incorporating comprehensive spectral evidence simultaneously achieves stringent error control and high peptide identifications.</w:t>
      </w:r>
    </w:p>
    <w:bookmarkEnd w:id="6"/>
    <w:p w14:paraId="1F93C447">
      <w:pPr>
        <w:pStyle w:val="5"/>
        <w:jc w:val="both"/>
        <w:rPr>
          <w:color w:val="auto"/>
          <w:sz w:val="21"/>
          <w:szCs w:val="21"/>
        </w:rPr>
      </w:pPr>
      <w:bookmarkStart w:id="7" w:name="X358c67f82b397dcb1795c53f135cc50e3171bf3"/>
      <w:r>
        <w:rPr>
          <w:color w:val="auto"/>
          <w:sz w:val="21"/>
          <w:szCs w:val="21"/>
        </w:rPr>
        <w:t xml:space="preserve">Expansion of immunopeptidome coverage through </w:t>
      </w:r>
      <w:ins w:id="105" w:author="梦莎 童" w:date="2026-02-03T17:28:00Z">
        <w:r>
          <w:rPr>
            <w:color w:val="auto"/>
            <w:sz w:val="21"/>
            <w:szCs w:val="21"/>
          </w:rPr>
          <w:t>MS2Int</w:t>
        </w:r>
      </w:ins>
    </w:p>
    <w:p w14:paraId="1F93C448">
      <w:pPr>
        <w:pStyle w:val="31"/>
      </w:pPr>
      <w:r>
        <w:t xml:space="preserve">Leveraging the prevalence of </w:t>
      </w:r>
      <w:ins w:id="106" w:author="Miaoyan Gao" w:date="2026-02-04T16:32:00Z">
        <w:r>
          <w:rPr>
            <w:rFonts w:hint="eastAsia"/>
          </w:rPr>
          <w:t>m-ions</w:t>
        </w:r>
      </w:ins>
      <w:r>
        <w:t xml:space="preserve"> in immunopeptidomes and the high predictive accuracy of MS2Int for these peptides (Fig. 4a), we benchmarked MS2Inton both mono-allelic cell lines and complex clinical samples. First, using the HLA-A*02:01 mono-allelic cell line dataset (MSV000087743), we compared the peptide identification capabilities of MS2Int, MS2Int- (excluding </w:t>
      </w:r>
      <w:ins w:id="107" w:author="Miaoyan Gao" w:date="2026-02-04T16:32:00Z">
        <w:r>
          <w:rPr>
            <w:rFonts w:hint="eastAsia"/>
          </w:rPr>
          <w:t>m-ions</w:t>
        </w:r>
      </w:ins>
      <w:r>
        <w:t xml:space="preserve">), AlphaPeptDeep, Prosit, and MS2PIP. The results </w:t>
      </w:r>
      <w:ins w:id="108" w:author="Miaoyan Gao" w:date="2026-02-04T16:46:00Z">
        <w:r>
          <w:rPr>
            <w:rFonts w:hint="eastAsia"/>
          </w:rPr>
          <w:t>showed</w:t>
        </w:r>
      </w:ins>
      <w:ins w:id="109" w:author="Miaoyan Gao" w:date="2026-02-04T16:46:00Z">
        <w:r>
          <w:rPr/>
          <w:t xml:space="preserve"> </w:t>
        </w:r>
      </w:ins>
      <w:r>
        <w:t xml:space="preserve">that MS2Int achieved 352.2% of the MaxQuant-normalized peptide identifications. This performance not only surpassed MS2Int- (335.0%), which does not utilize </w:t>
      </w:r>
      <w:ins w:id="110" w:author="Miaoyan Gao" w:date="2026-02-04T16:32:00Z">
        <w:r>
          <w:rPr>
            <w:rFonts w:hint="eastAsia"/>
          </w:rPr>
          <w:t>m-ions</w:t>
        </w:r>
      </w:ins>
      <w:r>
        <w:t>, but also significantly outperformed other methods (AlphaPeptDeep 315.2%, MS2PIP 265.5%, Prosit 256.3%) (Fig. 4b).</w:t>
      </w:r>
    </w:p>
    <w:p w14:paraId="1F93C449">
      <w:pPr>
        <w:pStyle w:val="3"/>
        <w:ind w:firstLine="360"/>
        <w:rPr>
          <w:rFonts w:hint="eastAsia"/>
        </w:rPr>
      </w:pPr>
      <w:r>
        <w:t>To dissect the source of these identifications, we compared the peptide sets retrieved by MS2Int against the baseline. Analysis revealed that the significant gains were driven by the discovery of novel peptides rather than the replacement of baseline hits. Specifically, for unique 9-mer peptides, MS2Int shared 2,019 peptides with MaxQuant while independently identifying 3,128 new peptides, with a loss of only 91 peptides (Fig. 4c). To verify the biological reliability of these newly identified peptides, we assessed their predicted HLA binding affinity. Using NetMHCpan 4.1, we found that 85.4% of peptides uniquely identified by MS2Int were predicted as strong binders (rank &lt; 0.5%). This proportion was comparable to that of shared peptides (94.0%) and significantly higher than the 40.0% observed for peptides identified only by MaxQuant.(Fig. 4e). Sequence motif analysis provided independent support. Peptides unique to MS2Int exhibited a clear HLA-A*02:01 binding motif, characterized by canonical anchor residues at P2 and the C-terminus, with high information content (KLD = 9.62), comparable to that of shared peptides (KLD = 10.30). In contrast, peptides identified only by MaxQuant yielded a diffuse, low-information motif (KLD = 5.23). This pattern suggests a higher proportion of false positives or peptides with atypical binding modes (Fig. 4f)</w:t>
      </w:r>
      <w:ins w:id="111" w:author="Miaoyan Gao" w:date="2026-02-05T15:57:00Z">
        <w:r>
          <w:rPr>
            <w:rFonts w:hint="eastAsia"/>
          </w:rPr>
          <w:t>.</w:t>
        </w:r>
      </w:ins>
    </w:p>
    <w:p w14:paraId="1F93C44A">
      <w:pPr>
        <w:pStyle w:val="3"/>
        <w:ind w:firstLine="360"/>
      </w:pPr>
      <w:r>
        <w:t>To further assess generalizability across alleles, we aggregated and analyzed peptide identification results for 71 HLA alleles from the MSV000084172 dataset (Fig. 4d). MS2Int identified a mean of 2,821 peptides per allele (Shared + Gained), a 3.2-fold increase over the mean of 896 shared peptides identified by MaxQuant, while incurring minimal loss (average -46.9 peptides).</w:t>
      </w:r>
    </w:p>
    <w:p w14:paraId="1F93C44B">
      <w:pPr>
        <w:pStyle w:val="6"/>
        <w:jc w:val="both"/>
        <w:rPr>
          <w:color w:val="auto"/>
          <w:sz w:val="21"/>
          <w:szCs w:val="21"/>
        </w:rPr>
      </w:pPr>
      <w:bookmarkStart w:id="8" w:name="Xd058172455ee13f31cf8627bd5af433dddc18e1"/>
      <w:r>
        <w:rPr>
          <w:color w:val="auto"/>
          <w:sz w:val="21"/>
          <w:szCs w:val="21"/>
        </w:rPr>
        <w:t>Neoantigen discovery in clinical melanoma samples</w:t>
      </w:r>
    </w:p>
    <w:p w14:paraId="1F93C44C">
      <w:pPr>
        <w:pStyle w:val="31"/>
      </w:pPr>
      <w:r>
        <w:t xml:space="preserve">To evaluate the practical performance of </w:t>
      </w:r>
      <w:r>
        <w:rPr>
          <w:rFonts w:hint="eastAsia"/>
        </w:rPr>
        <w:t>MS2Int</w:t>
      </w:r>
      <w:r>
        <w:t xml:space="preserve"> in complex biological scenarios, we applied it to immunopeptidomics from five melanoma patients (MM5, MM8, MM12, MM15, and MM16) in the PXD004894 dataset, for whom matched Whole Exome Sequencing (WES) data were available. We evaluated the method based on peptide identification depth and neoantigen discovery potential. The </w:t>
      </w:r>
      <w:r>
        <w:rPr>
          <w:rFonts w:hint="eastAsia"/>
        </w:rPr>
        <w:t>MS2Int</w:t>
      </w:r>
      <w:r>
        <w:t xml:space="preserve"> rescoring strategy achieved the highest number of identifications across all samples. Compared to the MaxQuant baseline, </w:t>
      </w:r>
      <w:r>
        <w:rPr>
          <w:rFonts w:hint="eastAsia"/>
        </w:rPr>
        <w:t>MS2Int</w:t>
      </w:r>
      <w:r>
        <w:t xml:space="preserve"> </w:t>
      </w:r>
      <w:ins w:id="112" w:author="Miaoyan Gao" w:date="2026-02-04T16:49:00Z">
        <w:r>
          <w:rPr>
            <w:b/>
            <w:bCs/>
          </w:rPr>
          <w:t>achieved</w:t>
        </w:r>
      </w:ins>
      <w:r>
        <w:t xml:space="preserve"> an average 3.15-fold increase in peptide identification, boosting the total count from 51,934 to 150,868 (Fig. 4g; Supplementary Fig. 4a, b). This performance surpassed AlphaPeptDeep (264.7% gain) and Prosit (234.3% gain) by 49.9 and 80.3 percentage points, respectively. Notably, the incorporation of </w:t>
      </w:r>
      <w:ins w:id="113" w:author="Miaoyan Gao" w:date="2026-02-04T16:32:00Z">
        <w:r>
          <w:rPr>
            <w:rFonts w:hint="eastAsia"/>
          </w:rPr>
          <w:t>m-ions</w:t>
        </w:r>
      </w:ins>
      <w:r>
        <w:t xml:space="preserve"> in </w:t>
      </w:r>
      <w:r>
        <w:rPr>
          <w:rFonts w:hint="eastAsia"/>
        </w:rPr>
        <w:t>MS2Int</w:t>
      </w:r>
      <w:r>
        <w:t xml:space="preserve"> provided an additional 14.4% gain compared to MS2Int- (Fig. 4g; Supplementary Fig. 4a). These results not only highlight the significant advantages of </w:t>
      </w:r>
      <w:r>
        <w:rPr>
          <w:rFonts w:hint="eastAsia"/>
        </w:rPr>
        <w:t>MS2Int</w:t>
      </w:r>
      <w:r>
        <w:t xml:space="preserve"> in immunopeptidomics but also demonstrate the incremental value of </w:t>
      </w:r>
      <w:ins w:id="114" w:author="Miaoyan Gao" w:date="2026-02-04T16:32:00Z">
        <w:r>
          <w:rPr>
            <w:rFonts w:hint="eastAsia"/>
          </w:rPr>
          <w:t>m-ions</w:t>
        </w:r>
      </w:ins>
      <w:r>
        <w:t xml:space="preserve"> in identifying immunopeptides.</w:t>
      </w:r>
    </w:p>
    <w:p w14:paraId="1F93C44D">
      <w:pPr>
        <w:pStyle w:val="3"/>
        <w:ind w:firstLine="360"/>
      </w:pPr>
      <w:r>
        <w:t xml:space="preserve">We conducted an in-depth analysis of patient MM15, utilizing its high-depth immunopeptidomic sequencing data with extensive fractionation. At the canonical peptide level, </w:t>
      </w:r>
      <w:r>
        <w:rPr>
          <w:rFonts w:hint="eastAsia"/>
        </w:rPr>
        <w:t>MS2Int</w:t>
      </w:r>
      <w:r>
        <w:t xml:space="preserve"> identified 51,746 peptides, significantly outperforming AlphaPeptDeep (47,335) and the Baseline (18,853) (Supplementary Fig. 4b). The two deep learning-based methods (</w:t>
      </w:r>
      <w:r>
        <w:rPr>
          <w:rFonts w:hint="eastAsia"/>
        </w:rPr>
        <w:t>MS2Int</w:t>
      </w:r>
      <w:r>
        <w:t xml:space="preserve"> and AlphaPeptDeep) collectively recovered a substantial set of 27,805 peptides missed by traditional search engines (Fig. 4h), with </w:t>
      </w:r>
      <w:r>
        <w:rPr>
          <w:rFonts w:hint="eastAsia"/>
        </w:rPr>
        <w:t>MS2Int</w:t>
      </w:r>
      <w:r>
        <w:t xml:space="preserve"> uniquely identifying an additional 5,329 peptides.Regarding mutated peptides, </w:t>
      </w:r>
      <w:r>
        <w:rPr>
          <w:rFonts w:hint="eastAsia"/>
        </w:rPr>
        <w:t>MS2Int</w:t>
      </w:r>
      <w:r>
        <w:t xml:space="preserve"> identified 16 candidates, whereas MaxQuant and AlphaPeptDeep detected only 5 and 13, respectively. </w:t>
      </w:r>
      <w:r>
        <w:rPr>
          <w:rFonts w:hint="eastAsia"/>
        </w:rPr>
        <w:t>MS2Int</w:t>
      </w:r>
      <w:r>
        <w:t xml:space="preserve"> captured nearly all peptides found by other methods, meanwhile uniquely identifying 4 potential neoantigens (Fig. 4i; Supplementary Table1). This superior sensitivity was consistent across other samples (Supplementary Fig. 4c). To validate the neoantigenic potential of these discoveries, we evaluated their immunological characteristics. Peptides uniquely identified by </w:t>
      </w:r>
      <w:r>
        <w:rPr>
          <w:rFonts w:hint="eastAsia"/>
        </w:rPr>
        <w:t>MS2Int</w:t>
      </w:r>
      <w:r>
        <w:t xml:space="preserve"> exhibited immunogenicity scores (Fig. 4j) and HLA binding affinities (Fig. 4k) comparable to high-confidence “shared” peptides. Specifically, the majority of </w:t>
      </w:r>
      <w:r>
        <w:rPr>
          <w:rFonts w:hint="eastAsia"/>
        </w:rPr>
        <w:t>MS2Int</w:t>
      </w:r>
      <w:r>
        <w:t xml:space="preserve">-unique peptides were predicted as effective binders, with 62.53% classified as strong binders and 25.06% as weak binders (Supplementary Table2). Most mutant peptides (15/16) could be presented as HLA-restricted antigens, and most (9/16) were predicted to have high immunogenicity. In contrast, peptides identified exclusively by MaxQuant clustered in low-confidence regions for these metrics, suggesting that identifications filtered out by </w:t>
      </w:r>
      <w:r>
        <w:rPr>
          <w:rFonts w:hint="eastAsia"/>
        </w:rPr>
        <w:t>MS2Int</w:t>
      </w:r>
      <w:r>
        <w:t xml:space="preserve"> were likely false positives.Unsupervised clustering using GibbsCluster revealed that peptides uniquely identified by </w:t>
      </w:r>
      <w:r>
        <w:rPr>
          <w:rFonts w:hint="eastAsia"/>
        </w:rPr>
        <w:t>MS2Int</w:t>
      </w:r>
      <w:r>
        <w:t xml:space="preserve"> (</w:t>
      </w:r>
      <w:r>
        <w:rPr>
          <w:rFonts w:hint="eastAsia"/>
        </w:rPr>
        <w:t>MS2Int</w:t>
      </w:r>
      <w:r>
        <w:t xml:space="preserve">-only) perfectly reconstructed the patient-specific HLA binding motifs (Supplementary Fig. 5c). Three distinct clusters were observed (Supplementary Fig. 5a), corresponding to the strong P2 Proline preference of B35:03 (Cluster 1), the P2 Arginine signature of B27:05 (Cluster 2), and the C-terminal anchor residues typical of A/C alleles (Cluster 3). Quantitative analysis showed that </w:t>
      </w:r>
      <w:r>
        <w:rPr>
          <w:rFonts w:hint="eastAsia"/>
        </w:rPr>
        <w:t xml:space="preserve">MS2Int </w:t>
      </w:r>
      <w:r>
        <w:t xml:space="preserve">unique clusters possessed high Kullback-Leibler divergence (mean KLD ≈ 9.97), indicating a motif purity indistinguishable from the high-confidence “shared” peptide set (mean KLD ≈ 10.30; Supplementary Fig. 5b). Conversely, peptides identified exclusively by the Baseline method failed to form meaningful clusters (size &lt; 50; mean KLD ≈ 4.52), exhibiting characteristics of random noise (Supplementary Fig. 5d). Similarly, peptides unique to AlphaPeptDeep lacked distinct biological features, whereas </w:t>
      </w:r>
      <w:r>
        <w:rPr>
          <w:rFonts w:hint="eastAsia"/>
        </w:rPr>
        <w:t>MS2Int</w:t>
      </w:r>
      <w:r>
        <w:t xml:space="preserve"> maintained strict biological consistency while significantly expanding identification depth.</w:t>
      </w:r>
    </w:p>
    <w:p w14:paraId="1F93C44E">
      <w:pPr>
        <w:pStyle w:val="3"/>
        <w:ind w:firstLine="360"/>
      </w:pPr>
      <w:r>
        <w:t xml:space="preserve">A representative mutated peptide, DVFPEGTRVGL, showed a predicted affinity of 164.64 nM for HLA-B*35:03 and an immunogenicity score of 0.996. The annotated MS/MS spectrum displayed clear b/y ion series matched with internal ion signals (Fig. 4l), strongly supporting the validity of this identification and its potential as an immunotherapeutic target. Furthermore, </w:t>
      </w:r>
      <w:r>
        <w:rPr>
          <w:rFonts w:hint="eastAsia"/>
        </w:rPr>
        <w:t>MS2Int</w:t>
      </w:r>
      <w:r>
        <w:t xml:space="preserve"> successfully predicted the spectra of these unique mutated peptides with high confidence (Supplementary Fig. 7a).</w:t>
      </w:r>
    </w:p>
    <w:p w14:paraId="1F93C44F">
      <w:pPr>
        <w:pStyle w:val="3"/>
        <w:ind w:firstLine="360"/>
      </w:pPr>
      <w:r>
        <w:t xml:space="preserve">In conclusion, by integrating high-precision spectral prediction with </w:t>
      </w:r>
      <w:ins w:id="115" w:author="Miaoyan Gao" w:date="2026-02-04T16:32:00Z">
        <w:r>
          <w:rPr>
            <w:rFonts w:hint="eastAsia"/>
          </w:rPr>
          <w:t>m-ions</w:t>
        </w:r>
      </w:ins>
      <w:r>
        <w:t xml:space="preserve">, </w:t>
      </w:r>
      <w:r>
        <w:rPr>
          <w:rFonts w:hint="eastAsia"/>
        </w:rPr>
        <w:t>MS2Int</w:t>
      </w:r>
      <w:r>
        <w:t xml:space="preserve"> not only substantially expands the depth of immunopeptidome coverage but also accurately identifies highly immunogenic mutated peptides in complex clinical samples. These capabilities position </w:t>
      </w:r>
      <w:r>
        <w:rPr>
          <w:rFonts w:hint="eastAsia"/>
        </w:rPr>
        <w:t>MS2Int</w:t>
      </w:r>
      <w:r>
        <w:t xml:space="preserve"> as a </w:t>
      </w:r>
      <w:ins w:id="116" w:author="Miaoyan Gao" w:date="2026-02-04T16:50:00Z">
        <w:r>
          <w:rPr>
            <w:rFonts w:hint="eastAsia"/>
          </w:rPr>
          <w:t>potential</w:t>
        </w:r>
      </w:ins>
      <w:ins w:id="117" w:author="Miaoyan Gao" w:date="2026-02-04T16:50:00Z">
        <w:r>
          <w:rPr/>
          <w:t xml:space="preserve"> </w:t>
        </w:r>
      </w:ins>
      <w:r>
        <w:t>tool for the discovery of personalized cancer neoantigen vaccines and immunotherapy targets.</w:t>
      </w:r>
    </w:p>
    <w:bookmarkEnd w:id="7"/>
    <w:bookmarkEnd w:id="8"/>
    <w:p w14:paraId="1F93C450">
      <w:pPr>
        <w:pStyle w:val="5"/>
        <w:jc w:val="both"/>
        <w:rPr>
          <w:color w:val="auto"/>
          <w:sz w:val="21"/>
          <w:szCs w:val="21"/>
        </w:rPr>
      </w:pPr>
      <w:bookmarkStart w:id="9" w:name="X293e4ca8a7c733b1a5a8dfdffde0c2e21ba96cc"/>
      <w:r>
        <w:rPr>
          <w:color w:val="auto"/>
          <w:sz w:val="21"/>
          <w:szCs w:val="21"/>
        </w:rPr>
        <w:t xml:space="preserve">Enhancement of PTM site localization by </w:t>
      </w:r>
      <w:ins w:id="118" w:author="梦莎 童" w:date="2026-02-03T17:29:00Z">
        <w:r>
          <w:rPr>
            <w:color w:val="auto"/>
            <w:sz w:val="21"/>
            <w:szCs w:val="21"/>
          </w:rPr>
          <w:t>MS2Int</w:t>
        </w:r>
      </w:ins>
    </w:p>
    <w:p w14:paraId="1F93C451">
      <w:pPr>
        <w:pStyle w:val="31"/>
      </w:pPr>
      <w:r>
        <w:t xml:space="preserve">To evaluate the transferability of our model across diverse post-translational modifications (PTMs), we benchmarked spectral prediction accuracy on the PXD010595 synthetic peptide dataset. This comprehensive evaluation encompassed 20 distinct PTM types, from small chemical moieties like acetylation to structurally complex modifications such as biotinylation. Each PTM category was represented by 1,500 to 3,000 peptides. As shown in Fig. 5a, the performance of the un-finetuned baseline model varied substantially across PTM types (SA range: ~0.35–0.60; mean: 0.506), reflecting the differential impact of modifications on peptide physicochemical properties. Fine-tuning with only 10% of the training sequences notably increased the mean SA to 0.763. Performance improved in a data-dependent manner, with mean SA increasing from 0.818 (50% data) to 0.841 (80% data) and approaching saturation. These results </w:t>
      </w:r>
      <w:ins w:id="119" w:author="Miaoyan Gao" w:date="2026-02-04T16:55:00Z">
        <w:r>
          <w:rPr>
            <w:rFonts w:hint="eastAsia"/>
          </w:rPr>
          <w:t>reveal</w:t>
        </w:r>
      </w:ins>
      <w:ins w:id="120" w:author="Miaoyan Gao" w:date="2026-02-04T16:55:00Z">
        <w:r>
          <w:rPr/>
          <w:t xml:space="preserve"> </w:t>
        </w:r>
      </w:ins>
      <w:r>
        <w:t xml:space="preserve">that MS2Int </w:t>
      </w:r>
      <w:ins w:id="121" w:author="Miaoyan Gao" w:date="2026-02-04T16:55:00Z">
        <w:r>
          <w:rPr>
            <w:rFonts w:hint="eastAsia"/>
          </w:rPr>
          <w:t>enpower</w:t>
        </w:r>
      </w:ins>
      <w:ins w:id="122" w:author="Miaoyan Gao" w:date="2026-02-04T16:55:00Z">
        <w:r>
          <w:rPr/>
          <w:t xml:space="preserve">s </w:t>
        </w:r>
      </w:ins>
      <w:r>
        <w:t>data-efficient fine-tuning for new modification types, facilitating high-confidence spectral prediction in data-scarce scenarios common in specialized PTM research.</w:t>
      </w:r>
    </w:p>
    <w:p w14:paraId="1F93C452">
      <w:pPr>
        <w:pStyle w:val="3"/>
        <w:ind w:firstLine="360"/>
      </w:pPr>
      <w:r>
        <w:t>Conventional algorithms for PTM site localization depend primarily on N- and C-terminal (b/y) site-determining ions</w:t>
      </w:r>
      <w:r>
        <w:rPr>
          <w:vertAlign w:val="superscript"/>
        </w:rPr>
        <w:t>26–28</w:t>
      </w:r>
      <w:r>
        <w:t xml:space="preserve">. However, it is often challenging when these ions are missing or ambiguous. </w:t>
      </w:r>
      <w:ins w:id="123" w:author="Miaoyan Gao" w:date="2026-02-04T16:32:00Z">
        <w:r>
          <w:rPr>
            <w:rFonts w:hint="eastAsia"/>
          </w:rPr>
          <w:t>m-ions</w:t>
        </w:r>
      </w:ins>
      <w:r>
        <w:t xml:space="preserve"> serve as a critical complementary source of evidence to enhance localization confidence under these challenging conditions (Fig. 5b). We investigated the contribution of </w:t>
      </w:r>
      <w:ins w:id="124" w:author="Miaoyan Gao" w:date="2026-02-04T16:32:00Z">
        <w:r>
          <w:rPr>
            <w:rFonts w:hint="eastAsia"/>
          </w:rPr>
          <w:t>m-ions</w:t>
        </w:r>
      </w:ins>
      <w:r>
        <w:t xml:space="preserve"> in challenging cases where MaxQuant assigned low localization probabilities (0.50–0.75; n = 7,805; PXD010595; Phospho). Confusion matrix analysis revealed distinct contributions to site localization (Fig. 5c). A majority of assignments (39.7%, 3,101 PSMs) utilized evidence from both b/y and </w:t>
      </w:r>
      <w:ins w:id="125" w:author="Miaoyan Gao" w:date="2026-02-04T16:57:00Z">
        <w:r>
          <w:rPr/>
          <w:t>m</w:t>
        </w:r>
      </w:ins>
      <w:ins w:id="126" w:author="Miaoyan Gao" w:date="2026-02-04T16:57:00Z">
        <w:r>
          <w:rPr>
            <w:rFonts w:hint="eastAsia"/>
          </w:rPr>
          <w:t>-</w:t>
        </w:r>
      </w:ins>
      <w:r>
        <w:t xml:space="preserve">ions. In contrast, a substantial subset (23.0%, 1,798 PSMs) relied exclusively on </w:t>
      </w:r>
      <w:ins w:id="127" w:author="Miaoyan Gao" w:date="2026-02-04T16:32:00Z">
        <w:r>
          <w:rPr>
            <w:rFonts w:hint="eastAsia"/>
          </w:rPr>
          <w:t>m-ions</w:t>
        </w:r>
      </w:ins>
      <w:r>
        <w:t xml:space="preserve"> for correct localization when b/y ions provided ambiguous or no site-determining information. The proportion of PSMs showing concordant dual-ion evidence correlated positively with localization confidence. This rate rose from 58.2% in the moderate probability range to 82.5% in the highest range (Supplementary Fig. 8a–b), confirming that integrating </w:t>
      </w:r>
      <w:ins w:id="128" w:author="Miaoyan Gao" w:date="2026-02-04T16:58:00Z">
        <w:r>
          <w:rPr/>
          <w:t>m</w:t>
        </w:r>
      </w:ins>
      <w:ins w:id="129" w:author="Miaoyan Gao" w:date="2026-02-04T16:58:00Z">
        <w:r>
          <w:rPr>
            <w:rFonts w:hint="eastAsia"/>
          </w:rPr>
          <w:t>-</w:t>
        </w:r>
      </w:ins>
      <w:r>
        <w:t>ions with conventional b/y ions significantly enhances site localization, particularly when b/y ion evidence is insufficient.</w:t>
      </w:r>
    </w:p>
    <w:p w14:paraId="1F93C453">
      <w:pPr>
        <w:pStyle w:val="3"/>
        <w:ind w:firstLine="360"/>
      </w:pPr>
      <w:r>
        <w:t>Accurate false localization rate (FLR) estimation is critical for confident PTM identification. We further developed MS2Int-FLR, a site-localization pipeline that extends the DeepFLR</w:t>
      </w:r>
      <w:r>
        <w:rPr>
          <w:vertAlign w:val="superscript"/>
        </w:rPr>
        <w:t>29</w:t>
      </w:r>
      <w:r>
        <w:t xml:space="preserve"> framework by leveraging spectral predictions to integrate internal ion information into post-translational modifications site scoring. To validate the reliability of MS2Int-FLR, we used a synthetic phosphopeptide dataset (PXD000138) to assess the accuracy of MS2Int probability scores by comparing the estimated FLR with the true FLR calculated from target-decoy analysis. Across the entire sensitivity range, the two metrics showed high consistency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0.9815</m:t>
        </m:r>
      </m:oMath>
      <w:r>
        <w:t xml:space="preserve">) (Fig. 5d). A fitted slope of approximately 1.04 indicated near-perfect calibration with only minimal systematic overestimation. This high consistency validates that our model’s confidence scores can be directly used for stringent site-level FDR control, a prerequisite for reliable downstream statistical analysis. To evaluate the contribution of </w:t>
      </w:r>
      <w:ins w:id="130" w:author="Miaoyan Gao" w:date="2026-02-04T16:32:00Z">
        <w:r>
          <w:rPr>
            <w:rFonts w:hint="eastAsia"/>
          </w:rPr>
          <w:t>m-ions</w:t>
        </w:r>
      </w:ins>
      <w:r>
        <w:t xml:space="preserve">, we benchmarked MS2Int against a b/y-only version (MS2Int-) at controlled FLR levels (Fig. 5e). At 1% true FLR, MS2Int identified 10.2% more PSMs (11,087 vs. 10,060), demonstrating that </w:t>
      </w:r>
      <w:ins w:id="131" w:author="Miaoyan Gao" w:date="2026-02-04T16:32:00Z">
        <w:r>
          <w:rPr>
            <w:rFonts w:hint="eastAsia"/>
          </w:rPr>
          <w:t>m-ions</w:t>
        </w:r>
      </w:ins>
      <w:r>
        <w:t xml:space="preserve"> information directly enhances PTM localization.</w:t>
      </w:r>
    </w:p>
    <w:p w14:paraId="1F93C454">
      <w:pPr>
        <w:pStyle w:val="3"/>
        <w:ind w:firstLine="360"/>
      </w:pPr>
      <w:r>
        <w:t xml:space="preserve">We further assessed the reliability of this sensitivity gain across four MCF-7 technical replicates (PXD003344) and observed improved performance under 1% FLR (Fig. 5f). MS2Int </w:t>
      </w:r>
      <w:ins w:id="132" w:author="Miaoyan Gao" w:date="2026-02-04T17:09:00Z">
        <w:r>
          <w:rPr>
            <w:rFonts w:hint="eastAsia"/>
          </w:rPr>
          <w:t>yield</w:t>
        </w:r>
      </w:ins>
      <w:ins w:id="133" w:author="Miaoyan Gao" w:date="2026-02-04T17:09:00Z">
        <w:r>
          <w:rPr/>
          <w:t xml:space="preserve">ed </w:t>
        </w:r>
      </w:ins>
      <w:r>
        <w:t>significantly higher sensitivity and reproducibility. MS2Int achieved an average of 3,164 identifications, of which 54.7% (1,731) were recurrently detected in all replicates. This significantly outperformed MaxQuant, which yielded only 562 consistent identifications—marking a &gt;3-fold improvement in detection reliability. Although substantial overlap was observed at lower thresholds, the performance gap widened as criteria became more stringent (Supplementary Fig. 8c–e; Supplementary Fig. 9a–c). As the localization probability threshold increased from 0.75 to 0.99, MaxQuant’s unique contributions diminished sharply from 710 to 220. In contrast, </w:t>
      </w:r>
      <w:r>
        <w:rPr>
          <w:rFonts w:hint="eastAsia"/>
        </w:rPr>
        <w:t>MS2Int</w:t>
      </w:r>
      <w:r>
        <w:t xml:space="preserve"> unique identifications rose from 396 to 880, highlighting its superior sensitivity for high-confidence phosphosite localization. To exclude the possibility that these additional identifications were false positives, we validated their biological authenticity through sequence motif analysis. The results from </w:t>
      </w:r>
      <w:r>
        <w:rPr>
          <w:rFonts w:hint="eastAsia"/>
        </w:rPr>
        <w:t>MS2Int</w:t>
      </w:r>
      <w:r>
        <w:t xml:space="preserve"> and MS2Int- were highly consistent with the high-confidence benchmark (MaxQuant probability &gt; 0.99), exhibiting the typical proline-directed kinase motif characterized by a dominant proline at the +1 position (Fig. 5g-h; Supplementary Fig. 9d). Notably, this characteristic signature was preserved in </w:t>
      </w:r>
      <w:r>
        <w:rPr>
          <w:rFonts w:hint="eastAsia"/>
        </w:rPr>
        <w:t>MS2Int</w:t>
      </w:r>
      <w:r>
        <w:t xml:space="preserve"> unique identifications (</w:t>
      </w:r>
      <w:r>
        <w:rPr>
          <w:rFonts w:hint="eastAsia"/>
        </w:rPr>
        <w:t>MS2Int</w:t>
      </w:r>
      <w:r>
        <w:t xml:space="preserve"> vs. MS2Int-), demonstrating that even the specific subset of sites gained by incorporating </w:t>
      </w:r>
      <w:ins w:id="134" w:author="Miaoyan Gao" w:date="2026-02-04T17:10:00Z">
        <w:r>
          <w:rPr/>
          <w:t>m</w:t>
        </w:r>
      </w:ins>
      <w:ins w:id="135" w:author="Miaoyan Gao" w:date="2026-02-04T17:10:00Z">
        <w:r>
          <w:rPr>
            <w:rFonts w:hint="eastAsia"/>
          </w:rPr>
          <w:t>-</w:t>
        </w:r>
      </w:ins>
      <w:r>
        <w:t xml:space="preserve">ions maintained the distinct appearance of true signals (Fig. 5i). </w:t>
      </w:r>
      <w:ins w:id="136" w:author="Miaoyan Gao" w:date="2026-02-04T17:10:00Z">
        <w:r>
          <w:rPr/>
          <w:t>This pattern is in sharp contrast to mislocalized site motifs</w:t>
        </w:r>
      </w:ins>
      <w:r>
        <w:t xml:space="preserve"> (localization probabilities 0–0.5) (Fig. 5j). Collectively, these results confirm that </w:t>
      </w:r>
      <w:ins w:id="137" w:author="Miaoyan Gao" w:date="2026-02-04T16:32:00Z">
        <w:r>
          <w:rPr>
            <w:rFonts w:hint="eastAsia"/>
          </w:rPr>
          <w:t>m-ions</w:t>
        </w:r>
      </w:ins>
      <w:r>
        <w:t xml:space="preserve"> facilitate precise PTM localization, enabling a confident increase in the number of identified PTMs.</w:t>
      </w:r>
    </w:p>
    <w:bookmarkEnd w:id="9"/>
    <w:p w14:paraId="1F93C455">
      <w:pPr>
        <w:pStyle w:val="5"/>
        <w:jc w:val="both"/>
        <w:rPr>
          <w:color w:val="auto"/>
          <w:sz w:val="21"/>
          <w:szCs w:val="21"/>
        </w:rPr>
      </w:pPr>
      <w:bookmarkStart w:id="10" w:name="X217bec255e49c52fd9f3465dc4abb962ff03d3c"/>
      <w:r>
        <w:rPr>
          <w:color w:val="auto"/>
          <w:sz w:val="21"/>
          <w:szCs w:val="21"/>
        </w:rPr>
        <w:t xml:space="preserve">Integration of </w:t>
      </w:r>
      <w:r>
        <w:rPr>
          <w:rFonts w:hint="eastAsia"/>
          <w:color w:val="auto"/>
          <w:sz w:val="21"/>
          <w:szCs w:val="21"/>
        </w:rPr>
        <w:t>internal fragment ions</w:t>
      </w:r>
      <w:r>
        <w:rPr>
          <w:color w:val="auto"/>
          <w:sz w:val="21"/>
          <w:szCs w:val="21"/>
        </w:rPr>
        <w:t xml:space="preserve"> in data-independent acquisition analysis</w:t>
      </w:r>
    </w:p>
    <w:p w14:paraId="4ABC655C">
      <w:pPr>
        <w:pStyle w:val="31"/>
        <w:rPr>
          <w:ins w:id="138" w:author="cliang" w:date="2026-02-04T23:41:00Z"/>
        </w:rPr>
      </w:pPr>
      <w:r>
        <w:t>Predicted spectral libraries are also widely used for DIA analysis</w:t>
      </w:r>
      <w:r>
        <w:rPr>
          <w:rFonts w:cs="Times New Roman"/>
          <w:vertAlign w:val="superscript"/>
        </w:rPr>
        <w:t>7,10</w:t>
      </w:r>
      <w:r>
        <w:t xml:space="preserve">, </w:t>
      </w:r>
      <w:ins w:id="139" w:author="cliang" w:date="2026-02-04T23:41:00Z">
        <w:r>
          <w:rPr/>
          <w:t>enabling high-coverage identifications across experimental conditions and, to some extent, obviating the need for sample-specific DDA-based library generation</w:t>
        </w:r>
      </w:ins>
      <w:ins w:id="140" w:author="cliang" w:date="2026-02-04T23:41:00Z">
        <w:r>
          <w:rPr>
            <w:rFonts w:cs="Times New Roman"/>
            <w:vertAlign w:val="superscript"/>
          </w:rPr>
          <w:t>4</w:t>
        </w:r>
      </w:ins>
      <w:ins w:id="141" w:author="cliang" w:date="2026-02-04T23:41:00Z">
        <w:r>
          <w:rPr/>
          <w:t>. Here, we explored whether incorporating internal ions into predicted spectra alters the fragment evidence used for DIA searching and, consequently, affects peptide identification and quantification. Using a DDA-derived experimental library for the PXD005573 DIA dataset (</w:t>
        </w:r>
      </w:ins>
      <w:ins w:id="142" w:author="cliang" w:date="2026-02-04T23:41:00Z">
        <w:r>
          <w:rPr>
            <w:highlight w:val="none"/>
          </w:rPr>
          <w:t xml:space="preserve">collision-energy </w:t>
        </w:r>
      </w:ins>
      <w:ins w:id="143" w:author="cliang" w:date="2026-02-04T23:41:00Z">
        <w:r>
          <w:rPr/>
          <w:t xml:space="preserve">= 27), we evaluated the observability of internal fragment ions in DIA and their prevalence as fragment evidence. </w:t>
        </w:r>
      </w:ins>
      <w:ins w:id="144" w:author="cliang" w:date="2026-02-04T23:41:00Z">
        <w:r>
          <w:rPr>
            <w:highlight w:val="none"/>
          </w:rPr>
          <w:t>Internal fragment ions co-eluted with canonical b/y ions within the same retention-time window</w:t>
        </w:r>
      </w:ins>
      <w:ins w:id="145" w:author="cliang" w:date="2026-02-04T23:41:00Z">
        <w:r>
          <w:rPr/>
          <w:t xml:space="preserve"> (Fig. 6a and Supplementary Fig. 10a), and this pattern was reproducible across multiple precursors spanning diverse retention-time ranges (Supplementary Fig. 10b,c), indicating that internal fragment ions constitute stable and repeatable fragment signals in DIA rather than sporadic events.</w:t>
        </w:r>
      </w:ins>
    </w:p>
    <w:p w14:paraId="2CBA9C73">
      <w:pPr>
        <w:pStyle w:val="3"/>
        <w:ind w:firstLine="360"/>
        <w:rPr>
          <w:ins w:id="146" w:author="cliang" w:date="2026-02-04T23:41:00Z"/>
        </w:rPr>
      </w:pPr>
      <w:ins w:id="147" w:author="cliang" w:date="2026-02-04T23:41:00Z">
        <w:r>
          <w:rPr/>
          <w:t xml:space="preserve">To enable a fair comparison across models, we first performed a global </w:t>
        </w:r>
      </w:ins>
      <w:ins w:id="148" w:author="cliang" w:date="2026-02-04T23:41:00Z">
        <w:r>
          <w:rPr>
            <w:highlight w:val="none"/>
          </w:rPr>
          <w:t>collision-energy (CE)</w:t>
        </w:r>
      </w:ins>
      <w:ins w:id="149" w:author="cliang" w:date="2026-02-04T23:41:00Z">
        <w:r>
          <w:rPr/>
          <w:t xml:space="preserve"> sweep for Prosit, MS2Int− (without internal fragment ions) and MS2Int (with internal fragment ions).Then, we constructed each predicted library at its optimal CE that maximized agreement with the acquired spectra (Fig. 6b). Under a unified FDR threshold, the MS2Int-based models consistently outperformed Prosit, achieving higher identification coverage at both the precursor and protein-group levels (Fig. 6c,d). Notably, the contribution of internal fragment ions to DIA identification was primarily reflected in a reconfiguration of evidence rather than a simple gain in total counts. Although MS2Int yielded slightly fewer total identifications than MS2Int−, the two approaches produced strongly complementary identification sets. At the precursor level, MS2Int and MS2Int− contributed 6,237 and 6,150 uniquely identifications, respectively (Fig. 6c), and a similar complementarity was observed at the protein-group level (Fig. 6d). These results indicate that incorporating internal fragment ions changes the weighting of fragment evidence in scoring and, within the current search framework, enables the recovery of peptide populations that are difficult to identify using b/y ions alone.</w:t>
        </w:r>
      </w:ins>
    </w:p>
    <w:p w14:paraId="279D5747">
      <w:pPr>
        <w:pStyle w:val="3"/>
        <w:ind w:firstLine="360"/>
      </w:pPr>
      <w:ins w:id="150" w:author="cliang" w:date="2026-02-04T23:41:00Z">
        <w:r>
          <w:rPr/>
          <w:t>At the quantitative level, incorporating internal fragment ions maintained high reproducibility across technical replicates. MS2Int and MS2Int− showed CV distributions that were comparable to Prosit and overall better than DDA at both the precursor and protein-group levels (Fig. 6e,f). Consistently, quantification between two technical replicates exhibited high correlations at both precursor and protein levels across libraries (Supplementary Fig. 11c), supporting that internal-ions-aware modeling preserves quantitative consistency. Moreover, principal component analysis (PCA) of proteins uniquely identified by each method revealed structured patterns consistent with the experimental grouping (Fig. 6g), suggesting that these</w:t>
        </w:r>
      </w:ins>
      <w:ins w:id="151" w:author="cliang" w:date="2026-02-04T23:41:00Z">
        <w:r>
          <w:rPr>
            <w:highlight w:val="yellow"/>
          </w:rPr>
          <w:t xml:space="preserve"> signals</w:t>
        </w:r>
      </w:ins>
      <w:ins w:id="152" w:author="cliang" w:date="2026-02-04T23:41:00Z">
        <w:r>
          <w:rPr/>
          <w:t xml:space="preserve"> uniquely identified reflect reproducible quantitative variation rather than random identifications. Together, these results show that internal fragment ions are prevalent and </w:t>
        </w:r>
      </w:ins>
      <w:ins w:id="153" w:author="cliang" w:date="2026-02-04T23:41:00Z">
        <w:r>
          <w:rPr>
            <w:highlight w:val="yellow"/>
          </w:rPr>
          <w:t>co-eluting</w:t>
        </w:r>
      </w:ins>
      <w:ins w:id="154" w:author="cliang" w:date="2026-02-04T23:41:00Z">
        <w:r>
          <w:rPr/>
          <w:t xml:space="preserve"> in DIA and provide stable fragment evidence. Within the current DIA search framework, explicitly modeling internal fragment ions primarily reshapes the evidence supporting identifications and yields complementary identification sets without sacrificing quantitative consistency.</w:t>
        </w:r>
      </w:ins>
    </w:p>
    <w:bookmarkEnd w:id="3"/>
    <w:bookmarkEnd w:id="10"/>
    <w:p w14:paraId="1F93C45A">
      <w:pPr>
        <w:pStyle w:val="4"/>
        <w:jc w:val="both"/>
        <w:rPr>
          <w:color w:val="auto"/>
          <w:sz w:val="24"/>
          <w:szCs w:val="24"/>
        </w:rPr>
      </w:pPr>
      <w:bookmarkStart w:id="11" w:name="discussion"/>
      <w:r>
        <w:rPr>
          <w:color w:val="auto"/>
          <w:sz w:val="24"/>
          <w:szCs w:val="24"/>
        </w:rPr>
        <w:t>Discussion</w:t>
      </w:r>
    </w:p>
    <w:p w14:paraId="1F93C45B">
      <w:pPr>
        <w:pStyle w:val="31"/>
      </w:pPr>
      <w:r>
        <w:t>The rapid evolution of mass spectrometry (MS) has significantly advanced the depth and breadth of proteomics research. Among these advancements, spectral prediction has emerged as a critical technique for enhancing the sensitivity and reliability of peptide identification</w:t>
      </w:r>
      <w:r>
        <w:rPr>
          <w:rFonts w:cs="Times New Roman"/>
          <w:vertAlign w:val="superscript"/>
        </w:rPr>
        <w:t>1,30</w:t>
      </w:r>
      <w:r>
        <w:t>. However, current deep learning models for spectrum prediction</w:t>
      </w:r>
      <w:r>
        <w:rPr>
          <w:rFonts w:cs="Times New Roman"/>
          <w:vertAlign w:val="superscript"/>
        </w:rPr>
        <w:t>7–9</w:t>
      </w:r>
      <w:ins w:id="155" w:author="Miaoyan Gao" w:date="2026-02-05T15:43:00Z">
        <w:r>
          <w:rPr>
            <w:rFonts w:hint="eastAsia"/>
          </w:rPr>
          <w:t xml:space="preserve"> </w:t>
        </w:r>
      </w:ins>
      <w:r>
        <w:t xml:space="preserve">are </w:t>
      </w:r>
      <w:ins w:id="156" w:author="Miaoyan Gao" w:date="2026-02-04T17:14:00Z">
        <w:r>
          <w:rPr/>
          <w:t>trained to predict primarily conventional b/y ions</w:t>
        </w:r>
      </w:ins>
      <w:r>
        <w:t xml:space="preserve">. This narrow focus has left a critical gap, as the ubiquitous and information-rich signal from </w:t>
      </w:r>
      <w:r>
        <w:rPr>
          <w:rFonts w:hint="eastAsia"/>
        </w:rPr>
        <w:t>internal fragment ions</w:t>
      </w:r>
      <w:r>
        <w:t xml:space="preserve"> remains systematically unexploited in existing frameworks. The omission of </w:t>
      </w:r>
      <w:r>
        <w:rPr>
          <w:rFonts w:hint="eastAsia"/>
        </w:rPr>
        <w:t>internal fragment ions</w:t>
      </w:r>
      <w:r>
        <w:t xml:space="preserve"> limits the completeness of spectral prediction and hence constrains performance gains in downstream analyses, including DDA rescoring, DIA library searching</w:t>
      </w:r>
      <w:r>
        <w:rPr>
          <w:rFonts w:cs="Times New Roman"/>
          <w:vertAlign w:val="superscript"/>
        </w:rPr>
        <w:t>17</w:t>
      </w:r>
      <w:r>
        <w:t>, immunopeptidomics, and PTM localization</w:t>
      </w:r>
      <w:r>
        <w:rPr>
          <w:rFonts w:cs="Times New Roman"/>
          <w:vertAlign w:val="superscript"/>
        </w:rPr>
        <w:t>11</w:t>
      </w:r>
      <w:r>
        <w:t xml:space="preserve">. This study delivers the first computational framework, MS2Int, capable of the systematic modeling and intensity prediction of </w:t>
      </w:r>
      <w:r>
        <w:rPr>
          <w:rFonts w:hint="eastAsia"/>
        </w:rPr>
        <w:t>internal fragment ions</w:t>
      </w:r>
      <w:r>
        <w:t>, thereby addressing a critical and long-standing gap in spectral analysis.</w:t>
      </w:r>
    </w:p>
    <w:p w14:paraId="1F93C45C">
      <w:pPr>
        <w:pStyle w:val="3"/>
        <w:ind w:firstLine="360"/>
      </w:pPr>
      <w:r>
        <w:t xml:space="preserve">In this study, we showed that </w:t>
      </w:r>
      <w:r>
        <w:rPr>
          <w:rFonts w:hint="eastAsia"/>
        </w:rPr>
        <w:t>internal fragment ions</w:t>
      </w:r>
      <w:r>
        <w:t xml:space="preserve"> form reproducible intensity profiles in experimental spectra, rather than constituting random noise. Integrating these signals into spectral interpretation significantly enhances both the signal-to-noise ratio and sequence coverage. In addition, for spectral prediction, MS2Int achieves better spectral angle distributions than existing state-of-the-art models on independent datasets, demonstrating superior prediction accuracy.</w:t>
      </w:r>
    </w:p>
    <w:p w14:paraId="1F93C45D">
      <w:pPr>
        <w:pStyle w:val="3"/>
        <w:ind w:firstLine="360"/>
      </w:pPr>
      <w:r>
        <w:t>By applying MS2Int, we achieved state-of-the-art performance across applications. Compared to AlphaPeptDeep</w:t>
      </w:r>
      <w:r>
        <w:rPr>
          <w:vertAlign w:val="superscript"/>
        </w:rPr>
        <w:t>8</w:t>
      </w:r>
      <w:r>
        <w:t>, it improved PSM identification in DDA rescoring</w:t>
      </w:r>
      <w:r>
        <w:rPr>
          <w:vertAlign w:val="superscript"/>
        </w:rPr>
        <w:t>19</w:t>
      </w:r>
      <w:r>
        <w:t>. By integrating internal into prediction and scoring provides supplementary matching evidence for spectra “inadequately explained by b/y ions,” thereby enhancing the separability between true and false positives</w:t>
      </w:r>
      <w:r>
        <w:rPr>
          <w:vertAlign w:val="superscript"/>
        </w:rPr>
        <w:t>19</w:t>
      </w:r>
      <w:r>
        <w:t>. This complementarity is particularly critical in immunopeptidomics</w:t>
      </w:r>
      <w:r>
        <w:rPr>
          <w:vertAlign w:val="superscript"/>
        </w:rPr>
        <w:t>17</w:t>
      </w:r>
      <w:r>
        <w:t xml:space="preserve">. Immunopeptides are typically non-tryptic and of lower abundance, often resulting in weak classical b/y signals, whereas </w:t>
      </w:r>
      <w:r>
        <w:rPr>
          <w:rFonts w:hint="eastAsia"/>
        </w:rPr>
        <w:t>internal fragment ions</w:t>
      </w:r>
      <w:r>
        <w:t xml:space="preserve"> are notably more abundant. Similarly, in PTM scenarios, modification-induced neutral losses and fragmentation biases drastically alter intensity patterns, and the absence of terminal ions often leads to ambiguous localization</w:t>
      </w:r>
      <w:r>
        <w:rPr>
          <w:vertAlign w:val="superscript"/>
        </w:rPr>
        <w:t>11</w:t>
      </w:r>
      <w:r>
        <w:t xml:space="preserve">. MS2Int achieves improved spectral angle predictions for various PTMs, even with limited data. Furthermore, it leverages </w:t>
      </w:r>
      <w:r>
        <w:rPr>
          <w:rFonts w:hint="eastAsia"/>
        </w:rPr>
        <w:t xml:space="preserve">internal fragment ions </w:t>
      </w:r>
      <w:r>
        <w:t>as a critical source of complementary evidence for phosphorylation site localization</w:t>
      </w:r>
      <w:r>
        <w:rPr>
          <w:vertAlign w:val="superscript"/>
        </w:rPr>
        <w:t>11</w:t>
      </w:r>
      <w:r>
        <w:t>. This unified approach drives consistent gains in sensitivity, FLR calibration, and reproducibility.</w:t>
      </w:r>
    </w:p>
    <w:p w14:paraId="1F93C45E">
      <w:pPr>
        <w:pStyle w:val="3"/>
        <w:ind w:firstLine="360"/>
      </w:pPr>
      <w:r>
        <w:t xml:space="preserve">Despite significant progress, this study has several limitations. First, as an initial implementation, MS2Int is trained on HCD and CID spectra. Important next steps include extending predictions to other fragmentation methods (e.g., ETD, EThcD) and more challenging analyte classes like cross-linked peptides. Such validation is essential for assessing generalizability and building a comprehensive full-spectrum prediction framework. Second, the analysis of complex modifications like glycosylation demands more nuanced modeling, as </w:t>
      </w:r>
      <w:r>
        <w:rPr>
          <w:rFonts w:hint="eastAsia"/>
        </w:rPr>
        <w:t xml:space="preserve">internal fragment ions </w:t>
      </w:r>
      <w:r>
        <w:t xml:space="preserve">are produced through more diverse pathways and are often coupled with multiple ion types and neutral losses. Future work will develop tailored representation learning strategies to systematically capture these relationships and further exploit the complementary evidence provided by </w:t>
      </w:r>
      <w:r>
        <w:rPr>
          <w:rFonts w:hint="eastAsia"/>
        </w:rPr>
        <w:t>internal fragment ions</w:t>
      </w:r>
      <w:r>
        <w:t>. Third, the practical benefits and boundaries of MS2Int for analyzing highly variable sequences, such as antibody sequencing and non-canonical proteomics, will require rigorous benchmarking. In addition, integrating spectral prediction with genomic sequencing and immunogenicity assessment</w:t>
      </w:r>
      <w:r>
        <w:rPr>
          <w:vertAlign w:val="superscript"/>
        </w:rPr>
        <w:t>31</w:t>
      </w:r>
      <w:r>
        <w:t xml:space="preserve"> could enable high-confidence workflows for variant detection and therapeutic target screening.</w:t>
      </w:r>
    </w:p>
    <w:p w14:paraId="1F93C45F">
      <w:pPr>
        <w:pStyle w:val="3"/>
        <w:ind w:firstLine="360"/>
      </w:pPr>
      <w:r>
        <w:t xml:space="preserve">In summary, this study addresses a critical gap by systematically incorporating </w:t>
      </w:r>
      <w:r>
        <w:rPr>
          <w:rFonts w:hint="eastAsia"/>
        </w:rPr>
        <w:t>internal fragment ions</w:t>
      </w:r>
      <w:r>
        <w:t xml:space="preserve">—a previously underutilized information source—into predictive models. This approach unlocks a quantifiable and generalizable path to mitigate limitations inherent to conventional b/y ion-based identification and localization. MS2Int enhances the information content and predictability of spectra themselves. These foundational advances are translated into consistent gains in sensitivity and confidence across key applications, including DDA rescoring, immunopeptidomic neoantigen discovery, and PTM site localization. Our findings demonstrate that </w:t>
      </w:r>
      <w:r>
        <w:rPr>
          <w:rFonts w:hint="eastAsia"/>
        </w:rPr>
        <w:t>internal fragment ions</w:t>
      </w:r>
      <w:r>
        <w:t xml:space="preserve"> constitute a class of effective, modelable signals that can be systematically mined to support downstream statistical decisions. This capability paves the way for analytical workflows in proteomics and immunopeptidomics that achieve higher coverage and confidence while diminishing dependence on empirical spectral libraries.</w:t>
      </w:r>
    </w:p>
    <w:p w14:paraId="1F93C460">
      <w:pPr>
        <w:jc w:val="both"/>
      </w:pPr>
      <w:r>
        <w:pict>
          <v:rect id="_x0000_i1025" o:spt="1" style="height:0.05pt;width:432pt;" coordsize="21600,21600" o:hr="t" o:hrstd="t" o:hralign="center">
            <v:path/>
            <v:fill focussize="0,0"/>
            <v:stroke/>
            <v:imagedata o:title=""/>
            <o:lock v:ext="edit"/>
            <w10:wrap type="none"/>
            <w10:anchorlock/>
          </v:rect>
        </w:pict>
      </w:r>
    </w:p>
    <w:p w14:paraId="1F93C461">
      <w:pPr>
        <w:jc w:val="both"/>
      </w:pPr>
    </w:p>
    <w:bookmarkEnd w:id="0"/>
    <w:bookmarkEnd w:id="11"/>
    <w:p w14:paraId="1F93C462">
      <w:pPr>
        <w:pStyle w:val="4"/>
        <w:jc w:val="both"/>
        <w:rPr>
          <w:color w:val="auto"/>
        </w:rPr>
      </w:pPr>
      <w:bookmarkStart w:id="12" w:name="methods"/>
      <w:r>
        <w:rPr>
          <w:color w:val="auto"/>
        </w:rPr>
        <w:t>Methods</w:t>
      </w:r>
    </w:p>
    <w:p w14:paraId="1F93C463">
      <w:pPr>
        <w:pStyle w:val="4"/>
        <w:jc w:val="both"/>
        <w:rPr>
          <w:color w:val="auto"/>
          <w:sz w:val="21"/>
          <w:szCs w:val="21"/>
        </w:rPr>
      </w:pPr>
      <w:bookmarkStart w:id="13" w:name="training-data"/>
      <w:r>
        <w:rPr>
          <w:color w:val="auto"/>
          <w:sz w:val="21"/>
          <w:szCs w:val="21"/>
        </w:rPr>
        <w:t>Training data</w:t>
      </w:r>
    </w:p>
    <w:p w14:paraId="1F93C464">
      <w:pPr>
        <w:pStyle w:val="31"/>
      </w:pPr>
      <w:r>
        <w:t>Dataset collection and preprocessing. We curated a comprehensive corpus of 75 publicly available datasets from the ProteomeXchange repository via the PRIDE Archive</w:t>
      </w:r>
      <w:r>
        <w:rPr>
          <w:rFonts w:cs="Times New Roman"/>
          <w:vertAlign w:val="superscript"/>
        </w:rPr>
        <w:t>32</w:t>
      </w:r>
      <w:r>
        <w:t xml:space="preserve"> (Supplementary Table 1) to train and evaluate the model. These datasets comprise 65 general proteomics and 13 HLA immunopeptidomics studies, covering ten distinct species: Homo sapiens, Mus musculus, Rattus norvegicus, Saccharomyces cerevisiae, Escherichia coli, Arabidopsis thaliana, Bos taurus, Drosophila melanogaster, Synechocystis sp., and multi-species mixtures. The spectral data were acquired across nine mass spectrometry platforms—including Q Exactive, Orbitrap Fusion, and LTQ Orbitrap—utilizing both higher-energy collisional dissociation (HCD) and collision-induced dissociation (CID) fragmentation modes.</w:t>
      </w:r>
    </w:p>
    <w:p w14:paraId="1F93C465">
      <w:pPr>
        <w:pStyle w:val="3"/>
        <w:ind w:firstLine="360"/>
      </w:pPr>
      <w:r>
        <w:t>Raw mass spectrometry files were converted to mzML format</w:t>
      </w:r>
      <w:r>
        <w:rPr>
          <w:vertAlign w:val="superscript"/>
        </w:rPr>
        <w:t>33</w:t>
      </w:r>
      <w:r>
        <w:t xml:space="preserve"> using the msconvert module of ProteoWizard</w:t>
      </w:r>
      <w:r>
        <w:rPr>
          <w:vertAlign w:val="superscript"/>
        </w:rPr>
        <w:t>34</w:t>
      </w:r>
      <w:r>
        <w:t xml:space="preserve"> (v.3.0). Peptide-spectrum matches (PSMs) were identified by searching against reference proteomes using MaxQuant</w:t>
      </w:r>
      <w:r>
        <w:rPr>
          <w:vertAlign w:val="superscript"/>
        </w:rPr>
        <w:t>35</w:t>
      </w:r>
      <w:r>
        <w:t xml:space="preserve"> (v.2.6.3.0). The search configuration specified carbamidomethylation of cysteine as a fixed modification and methionine oxidation as a variable modification. Precursor mass tolerances were set to 20 p.p.m. for the first search and 4.5 p.p.m. for the main search; fragment mass tolerances were set to 25 p.p.m. for FTMS and 0.35 Da for ITMS. Both PSMs and proteins were filtered at a 1% false discovery rate (FDR). Fragment ion peaks within the spectra were annotated using the spectrum_utils package</w:t>
      </w:r>
      <w:r>
        <w:rPr>
          <w:vertAlign w:val="superscript"/>
        </w:rPr>
        <w:t>36,37</w:t>
      </w:r>
      <w:r>
        <w:t xml:space="preserve"> to assign b-ions, y-ions, and </w:t>
      </w:r>
      <w:r>
        <w:rPr>
          <w:rFonts w:hint="eastAsia"/>
        </w:rPr>
        <w:t>internal fragment ions</w:t>
      </w:r>
      <w:r>
        <w:t>, along with their corresponding intensities.</w:t>
      </w:r>
    </w:p>
    <w:p w14:paraId="1F93C466">
      <w:pPr>
        <w:pStyle w:val="3"/>
        <w:ind w:firstLine="360"/>
      </w:pPr>
      <w:r>
        <w:t>To ensure high data quality, we applied the following inclusion criteria: (1) an Andromeda score &gt; 50; (2) peptide length between 7 and 30 amino acids; (3) precursor charge state ≤ 7; and (4) exclusion of peptides containing rare amino acids (U, O). A unique precursor was defined as a distinct quadruple of peptide sequence, precursor charge, normalized collision energy (NCE), and fragmentation mode. To mitigate data redundancy, a maximum of two PSMs were randomly selected for each unique precursor. The curated data were partitioned into training (80%; ~6,330,000 unique precursors), validation (10%; ~791,250 unique precursors), and independent testing (10%; ~791,250 unique precursors) sets. Crucially, this splitting was performed at the unique precursor level to ensure strict non-overlapping segregation between sets. The validation set was monitored to prevent overfitting and trigger early stopping, while the independent test set was reserved to evaluate the model’s generalization performance on unseen precursors.</w:t>
      </w:r>
    </w:p>
    <w:bookmarkEnd w:id="13"/>
    <w:p w14:paraId="1F93C467">
      <w:pPr>
        <w:pStyle w:val="4"/>
        <w:jc w:val="both"/>
        <w:rPr>
          <w:color w:val="auto"/>
          <w:sz w:val="21"/>
          <w:szCs w:val="21"/>
        </w:rPr>
      </w:pPr>
      <w:bookmarkStart w:id="14" w:name="ms2int-model-architecture"/>
      <w:r>
        <w:rPr>
          <w:color w:val="auto"/>
          <w:sz w:val="21"/>
          <w:szCs w:val="21"/>
        </w:rPr>
        <w:t>MS2Int Model Architecture</w:t>
      </w:r>
    </w:p>
    <w:p w14:paraId="1F93C468">
      <w:pPr>
        <w:pStyle w:val="31"/>
      </w:pPr>
      <w:r>
        <w:rPr>
          <w:b/>
          <w:bCs/>
        </w:rPr>
        <w:t>Input Representation and Embedding Fusion</w:t>
      </w:r>
      <w:r>
        <w:rPr>
          <w:rFonts w:hint="eastAsia"/>
          <w:b/>
          <w:bCs/>
        </w:rPr>
        <w:t xml:space="preserve">. </w:t>
      </w:r>
      <w:r>
        <w:t xml:space="preserve">Peptide sequences of fixed length </w:t>
      </w:r>
      <m:oMath>
        <m:r>
          <m:rPr/>
          <w:rPr>
            <w:rFonts w:ascii="Cambria Math" w:hAnsi="Cambria Math"/>
          </w:rPr>
          <m:t>L</m:t>
        </m:r>
        <m:r>
          <m:rPr>
            <m:sty m:val="p"/>
          </m:rPr>
          <w:rPr>
            <w:rFonts w:ascii="Cambria Math" w:hAnsi="Cambria Math"/>
          </w:rPr>
          <m:t>=</m:t>
        </m:r>
        <m:r>
          <m:rPr/>
          <w:rPr>
            <w:rFonts w:ascii="Cambria Math" w:hAnsi="Cambria Math"/>
          </w:rPr>
          <m:t>30</m:t>
        </m:r>
      </m:oMath>
      <w:r>
        <w:t xml:space="preserve"> are represented as a sequence of tokens </w:t>
      </w:r>
      <m:oMath>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oMath>
      <w:r>
        <w:t xml:space="preserve">, where each token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m:sty m:val="p"/>
            <m:scr m:val="script"/>
          </m:rPr>
          <w:rPr>
            <w:rFonts w:ascii="Cambria Math" w:hAnsi="Cambria Math"/>
          </w:rPr>
          <m:t>∈V</m:t>
        </m:r>
      </m:oMath>
      <w:r>
        <w:t xml:space="preserve"> corresponds to an amino acid residue (e.g., S) or a modification (e.g., S[Phospho]) drawn from a vocabulary of size </w:t>
      </w:r>
      <m:oMath>
        <m:r>
          <m:rPr>
            <m:sty m:val="p"/>
            <m:scr m:val="script"/>
          </m:rPr>
          <w:rPr>
            <w:rFonts w:ascii="Cambria Math" w:hAnsi="Cambria Math"/>
          </w:rPr>
          <m:t>|V|=</m:t>
        </m:r>
        <m:r>
          <m:rPr/>
          <w:rPr>
            <w:rFonts w:ascii="Cambria Math" w:hAnsi="Cambria Math"/>
          </w:rPr>
          <m:t>54</m:t>
        </m:r>
      </m:oMath>
      <w:r>
        <w:t xml:space="preserve">. The sequence embedding matrix, </w:t>
      </w:r>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m:nor/>
                <m:sty m:val="p"/>
              </m:rPr>
              <m:t>seq</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L</m:t>
            </m:r>
            <m:r>
              <m:rPr>
                <m:sty m:val="p"/>
              </m:rPr>
              <w:rPr>
                <w:rFonts w:ascii="Cambria Math" w:hAnsi="Cambria Math"/>
              </w:rPr>
              <m:t>×</m:t>
            </m:r>
            <m:r>
              <m:rPr/>
              <w:rPr>
                <w:rFonts w:ascii="Cambria Math" w:hAnsi="Cambria Math"/>
              </w:rPr>
              <m:t>d</m:t>
            </m:r>
            <m:ctrlPr>
              <w:rPr>
                <w:rFonts w:ascii="Cambria Math" w:hAnsi="Cambria Math"/>
              </w:rPr>
            </m:ctrlPr>
          </m:sup>
        </m:sSup>
      </m:oMath>
      <w:r>
        <w:t xml:space="preserve"> (where </w:t>
      </w:r>
      <m:oMath>
        <m:r>
          <m:rPr/>
          <w:rPr>
            <w:rFonts w:ascii="Cambria Math" w:hAnsi="Cambria Math"/>
          </w:rPr>
          <m:t>d</m:t>
        </m:r>
        <m:r>
          <m:rPr>
            <m:sty m:val="p"/>
          </m:rPr>
          <w:rPr>
            <w:rFonts w:ascii="Cambria Math" w:hAnsi="Cambria Math"/>
          </w:rPr>
          <m:t>=</m:t>
        </m:r>
        <m:r>
          <m:rPr/>
          <w:rPr>
            <w:rFonts w:ascii="Cambria Math" w:hAnsi="Cambria Math"/>
          </w:rPr>
          <m:t>128</m:t>
        </m:r>
      </m:oMath>
      <w:r>
        <w:t>), is obtained via a learnable lookup table.</w:t>
      </w:r>
    </w:p>
    <w:p w14:paraId="1F93C469">
      <w:pPr>
        <w:pStyle w:val="3"/>
        <w:ind w:firstLine="360"/>
      </w:pPr>
      <w:r>
        <w:t xml:space="preserve">To incorporate experimental conditions, we constructed a meta-information vector. The precursor charge state </w:t>
      </w:r>
      <m:oMath>
        <m:r>
          <m:rPr/>
          <w:rPr>
            <w:rFonts w:ascii="Cambria Math" w:hAnsi="Cambria Math"/>
          </w:rPr>
          <m:t>c</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7</m:t>
        </m:r>
        <m:r>
          <m:rPr>
            <m:sty m:val="p"/>
          </m:rPr>
          <w:rPr>
            <w:rFonts w:ascii="Cambria Math" w:hAnsi="Cambria Math"/>
          </w:rPr>
          <m:t>}</m:t>
        </m:r>
      </m:oMath>
      <w:r>
        <w:t xml:space="preserve">, discretized Normalized Collision Energy (NCE) </w:t>
      </w:r>
      <m:oMath>
        <m:r>
          <m:rPr/>
          <w:rPr>
            <w:rFonts w:ascii="Cambria Math" w:hAnsi="Cambria Math"/>
          </w:rPr>
          <m:t>e</m:t>
        </m:r>
        <m:r>
          <m:rPr>
            <m:sty m:val="p"/>
          </m:rPr>
          <w:rPr>
            <w:rFonts w:ascii="Cambria Math" w:hAnsi="Cambria Math"/>
          </w:rPr>
          <m:t>∈{</m:t>
        </m:r>
        <m:r>
          <m:rPr/>
          <w:rPr>
            <w:rFonts w:ascii="Cambria Math" w:hAnsi="Cambria Math"/>
          </w:rPr>
          <m:t>23</m:t>
        </m:r>
        <m:r>
          <m:rPr>
            <m:sty m:val="p"/>
          </m:rPr>
          <w:rPr>
            <w:rFonts w:ascii="Cambria Math" w:hAnsi="Cambria Math"/>
          </w:rPr>
          <m:t>,</m:t>
        </m:r>
        <m:r>
          <m:rPr/>
          <w:rPr>
            <w:rFonts w:ascii="Cambria Math" w:hAnsi="Cambria Math"/>
          </w:rPr>
          <m:t>25</m:t>
        </m:r>
        <m:r>
          <m:rPr>
            <m:sty m:val="p"/>
          </m:rPr>
          <w:rPr>
            <w:rFonts w:ascii="Cambria Math" w:hAnsi="Cambria Math"/>
          </w:rPr>
          <m:t>,…,</m:t>
        </m:r>
        <m:r>
          <m:rPr/>
          <w:rPr>
            <w:rFonts w:ascii="Cambria Math" w:hAnsi="Cambria Math"/>
          </w:rPr>
          <m:t>40</m:t>
        </m:r>
        <m:r>
          <m:rPr>
            <m:sty m:val="p"/>
          </m:rPr>
          <w:rPr>
            <w:rFonts w:ascii="Cambria Math" w:hAnsi="Cambria Math"/>
          </w:rPr>
          <m:t>}</m:t>
        </m:r>
      </m:oMath>
      <w:r>
        <w:t xml:space="preserve">, and fragment type </w:t>
      </w:r>
      <m:oMath>
        <m:r>
          <m:rPr/>
          <w:rPr>
            <w:rFonts w:ascii="Cambria Math" w:hAnsi="Cambria Math"/>
          </w:rPr>
          <m:t>i</m:t>
        </m:r>
        <m:r>
          <m:rPr>
            <m:sty m:val="p"/>
          </m:rPr>
          <w:rPr>
            <w:rFonts w:ascii="Cambria Math" w:hAnsi="Cambria Math"/>
          </w:rPr>
          <m:t>∈{</m:t>
        </m:r>
        <m:r>
          <m:rPr>
            <m:nor/>
            <m:sty m:val="p"/>
          </m:rPr>
          <m:t>HCD</m:t>
        </m:r>
        <m:r>
          <m:rPr>
            <m:sty m:val="p"/>
          </m:rPr>
          <w:rPr>
            <w:rFonts w:ascii="Cambria Math" w:hAnsi="Cambria Math"/>
          </w:rPr>
          <m:t>,</m:t>
        </m:r>
        <m:r>
          <m:rPr>
            <m:nor/>
            <m:sty m:val="p"/>
          </m:rPr>
          <m:t>CID</m:t>
        </m:r>
        <m:r>
          <m:rPr>
            <m:sty m:val="p"/>
          </m:rPr>
          <w:rPr>
            <w:rFonts w:ascii="Cambria Math" w:hAnsi="Cambria Math"/>
          </w:rPr>
          <m:t>}</m:t>
        </m:r>
      </m:oMath>
      <w:r>
        <w:t xml:space="preserve"> are mapped to dense vectors via independent embedding functions </w:t>
      </w:r>
      <m:oMath>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c</m:t>
            </m:r>
            <m:ctrlPr>
              <w:rPr>
                <w:rFonts w:ascii="Cambria Math" w:hAnsi="Cambria Math"/>
              </w:rPr>
            </m:ctrlPr>
          </m:sub>
        </m:sSub>
      </m:oMath>
      <w:r>
        <w:t xml:space="preserve">, </w:t>
      </w:r>
      <m:oMath>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e</m:t>
            </m:r>
            <m:ctrlPr>
              <w:rPr>
                <w:rFonts w:ascii="Cambria Math" w:hAnsi="Cambria Math"/>
              </w:rPr>
            </m:ctrlPr>
          </m:sub>
        </m:sSub>
      </m:oMath>
      <w:r>
        <w:t xml:space="preserve">, and </w:t>
      </w:r>
      <m:oMath>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i</m:t>
            </m:r>
            <m:ctrlPr>
              <w:rPr>
                <w:rFonts w:ascii="Cambria Math" w:hAnsi="Cambria Math"/>
              </w:rPr>
            </m:ctrlPr>
          </m:sub>
        </m:sSub>
      </m:oMath>
      <w:r>
        <w:t xml:space="preserve">, respectively. </w:t>
      </w:r>
      <w:r>
        <w:rPr>
          <w:rFonts w:hint="eastAsia"/>
        </w:rPr>
        <w:t>A meta-embedding</w:t>
      </w:r>
      <w:r>
        <w:t xml:space="preserve"> </w:t>
      </w:r>
      <m:oMath>
        <m:sSub>
          <m:sSubPr>
            <m:ctrlPr>
              <w:rPr>
                <w:rFonts w:ascii="Cambria Math" w:hAnsi="Cambria Math"/>
              </w:rPr>
            </m:ctrlPr>
          </m:sSubPr>
          <m:e>
            <m:r>
              <m:rPr>
                <m:sty m:val="b"/>
              </m:rPr>
              <w:rPr>
                <w:rFonts w:ascii="Cambria Math" w:hAnsi="Cambria Math"/>
              </w:rPr>
              <m:t>v</m:t>
            </m:r>
            <m:ctrlPr>
              <w:rPr>
                <w:rFonts w:ascii="Cambria Math" w:hAnsi="Cambria Math"/>
              </w:rPr>
            </m:ctrlPr>
          </m:e>
          <m:sub>
            <m:r>
              <m:rPr>
                <m:nor/>
                <m:sty m:val="p"/>
              </m:rPr>
              <m:t>meta</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t xml:space="preserve"> </w:t>
      </w:r>
      <w:r>
        <w:rPr>
          <w:rFonts w:hint="eastAsia"/>
        </w:rPr>
        <w:t>is obtained by fusing precursor attributes with an MLP</w:t>
      </w:r>
      <w:r>
        <w:t>:</w:t>
      </w:r>
    </w:p>
    <w:p w14:paraId="1F93C46A">
      <w:pPr>
        <w:pStyle w:val="3"/>
        <w:ind w:firstLine="360"/>
        <w:rPr>
          <w:rFonts w:hAnsi="Cambria Math"/>
        </w:rPr>
      </w:pPr>
      <m:oMathPara>
        <m:oMathParaPr>
          <m:jc m:val="center"/>
        </m:oMathParaPr>
        <m:oMath>
          <m:sSub>
            <m:sSubPr>
              <m:ctrlPr>
                <w:rPr>
                  <w:rFonts w:ascii="Cambria Math" w:hAnsi="Cambria Math"/>
                </w:rPr>
              </m:ctrlPr>
            </m:sSubPr>
            <m:e>
              <m:r>
                <m:rPr>
                  <m:sty m:val="b"/>
                </m:rPr>
                <w:rPr>
                  <w:rFonts w:ascii="Cambria Math" w:hAnsi="Cambria Math"/>
                </w:rPr>
                <m:t>v</m:t>
              </m:r>
              <m:ctrlPr>
                <w:rPr>
                  <w:rFonts w:ascii="Cambria Math" w:hAnsi="Cambria Math"/>
                </w:rPr>
              </m:ctrlPr>
            </m:e>
            <m:sub>
              <m:r>
                <m:rPr>
                  <m:nor/>
                  <m:sty m:val="p"/>
                </m:rPr>
                <m:t>meta</m:t>
              </m:r>
              <m:ctrlPr>
                <w:rPr>
                  <w:rFonts w:ascii="Cambria Math" w:hAnsi="Cambria Math"/>
                </w:rPr>
              </m:ctrlPr>
            </m:sub>
          </m:sSub>
          <m:r>
            <m:rPr>
              <m:sty m:val="p"/>
            </m:rPr>
            <w:rPr>
              <w:rFonts w:ascii="Cambria Math" w:hAnsi="Cambria Math"/>
            </w:rPr>
            <m:t>=</m:t>
          </m:r>
          <m:r>
            <m:rPr>
              <m:nor/>
              <m:sty m:val="p"/>
            </m:rPr>
            <m:t>MLP</m:t>
          </m:r>
          <m:r>
            <m:rPr>
              <m:sty m:val="p"/>
            </m:rPr>
            <w:rPr>
              <w:rFonts w:ascii="Cambria Math" w:hAnsi="Cambria Math"/>
            </w:rPr>
            <m:t>(</m:t>
          </m:r>
          <m:r>
            <m:rPr>
              <m:nor/>
              <m:sty m:val="p"/>
            </m:rPr>
            <m:t>Concat</m:t>
          </m:r>
          <m:r>
            <m:rPr>
              <m:sty m:val="p"/>
            </m:rPr>
            <w:rPr>
              <w:rFonts w:ascii="Cambria Math" w:hAnsi="Cambria Math"/>
            </w:rPr>
            <m:t>(</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c</m:t>
          </m:r>
          <m:r>
            <m:rPr>
              <m:sty m:val="p"/>
            </m:rPr>
            <w:rPr>
              <w:rFonts w:ascii="Cambria Math" w:hAnsi="Cambria Math"/>
            </w:rPr>
            <m:t>),</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e</m:t>
              </m:r>
              <m:ctrlPr>
                <w:rPr>
                  <w:rFonts w:ascii="Cambria Math" w:hAnsi="Cambria Math"/>
                </w:rPr>
              </m:ctrlPr>
            </m:sub>
          </m:sSub>
          <m:r>
            <m:rPr>
              <m:sty m:val="p"/>
            </m:rPr>
            <w:rPr>
              <w:rFonts w:ascii="Cambria Math" w:hAnsi="Cambria Math"/>
            </w:rPr>
            <m:t>(</m:t>
          </m:r>
          <m:r>
            <m:rPr/>
            <w:rPr>
              <w:rFonts w:ascii="Cambria Math" w:hAnsi="Cambria Math"/>
            </w:rPr>
            <m:t>e</m:t>
          </m:r>
          <m:r>
            <m:rPr>
              <m:sty m:val="p"/>
            </m:rPr>
            <w:rPr>
              <w:rFonts w:ascii="Cambria Math" w:hAnsi="Cambria Math"/>
            </w:rPr>
            <m:t>),</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m:t>
          </m:r>
        </m:oMath>
      </m:oMathPara>
    </w:p>
    <w:p w14:paraId="1F93C46B">
      <w:pPr>
        <w:pStyle w:val="3"/>
        <w:ind w:firstLine="0" w:firstLineChars="0"/>
        <w:rPr>
          <w:rFonts w:hAnsi="Cambria Math"/>
        </w:rPr>
      </w:pPr>
      <w:r>
        <w:rPr>
          <w:rFonts w:hint="eastAsia" w:hAnsi="Cambria Math"/>
        </w:rPr>
        <w:t xml:space="preserve">We broadcast </w:t>
      </w:r>
      <m:oMath>
        <m:sSub>
          <m:sSubPr>
            <m:ctrlPr>
              <w:rPr>
                <w:rFonts w:ascii="Cambria Math" w:hAnsi="Cambria Math"/>
              </w:rPr>
            </m:ctrlPr>
          </m:sSubPr>
          <m:e>
            <m:r>
              <m:rPr>
                <m:sty m:val="b"/>
              </m:rPr>
              <w:rPr>
                <w:rFonts w:ascii="Cambria Math" w:hAnsi="Cambria Math"/>
              </w:rPr>
              <m:t>v</m:t>
            </m:r>
            <m:ctrlPr>
              <w:rPr>
                <w:rFonts w:ascii="Cambria Math" w:hAnsi="Cambria Math"/>
              </w:rPr>
            </m:ctrlPr>
          </m:e>
          <m:sub>
            <m:r>
              <m:rPr>
                <m:nor/>
                <m:sty m:val="p"/>
              </m:rPr>
              <m:t>meta</m:t>
            </m:r>
            <m:ctrlPr>
              <w:rPr>
                <w:rFonts w:ascii="Cambria Math" w:hAnsi="Cambria Math"/>
              </w:rPr>
            </m:ctrlPr>
          </m:sub>
        </m:sSub>
      </m:oMath>
      <w:r>
        <w:rPr>
          <w:rFonts w:hint="eastAsia" w:hAnsi="Cambria Math"/>
        </w:rPr>
        <w:t xml:space="preserve"> across positions to modulate the sequence embedding by element-wise gating,</w:t>
      </w:r>
    </w:p>
    <w:p w14:paraId="1F93C46C">
      <w:pPr>
        <w:pStyle w:val="3"/>
        <w:ind w:firstLine="360"/>
      </w:pPr>
      <m:oMathPara>
        <m:oMathParaPr>
          <m:jc m:val="center"/>
        </m:oMathParaPr>
        <m:oMath>
          <m:sSub>
            <m:sSubPr>
              <m:ctrlPr>
                <w:rPr>
                  <w:rFonts w:ascii="Cambria Math" w:hAnsi="Cambria Math"/>
                </w:rPr>
              </m:ctrlPr>
            </m:sSubPr>
            <m:e>
              <m:r>
                <m:rPr>
                  <m:sty m:val="b"/>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ctrlPr>
                <w:rPr>
                  <w:rFonts w:ascii="Cambria Math" w:hAnsi="Cambria Math"/>
                </w:rPr>
              </m:ctrlPr>
            </m:e>
            <m:sub>
              <m:r>
                <m:rPr>
                  <m:nor/>
                  <m:sty m:val="p"/>
                </m:rPr>
                <m:t>seq</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nor/>
                  <m:sty m:val="p"/>
                </m:rPr>
                <m:t>meta</m:t>
              </m:r>
              <m:ctrlPr>
                <w:rPr>
                  <w:rFonts w:ascii="Cambria Math" w:hAnsi="Cambria Math"/>
                </w:rPr>
              </m:ctrlPr>
            </m:sub>
          </m:sSub>
        </m:oMath>
      </m:oMathPara>
    </w:p>
    <w:p w14:paraId="1F93C46E">
      <w:pPr>
        <w:pStyle w:val="31"/>
        <w:widowControl w:val="0"/>
      </w:pPr>
      <w:r>
        <w:rPr>
          <w:rFonts w:hint="eastAsia"/>
        </w:rPr>
        <w:t>A learnable projection</w:t>
      </w:r>
      <w:r>
        <w:t xml:space="preserve"> </w:t>
      </w:r>
      <m:oMath>
        <m:sSub>
          <m:sSubPr>
            <m:ctrlPr>
              <w:rPr>
                <w:rFonts w:ascii="Cambria Math" w:hAnsi="Cambria Math"/>
              </w:rPr>
            </m:ctrlPr>
          </m:sSubPr>
          <m:e>
            <m:r>
              <m:rPr>
                <m:sty m:val="b"/>
              </m:rPr>
              <w:rPr>
                <w:rFonts w:ascii="Cambria Math" w:hAnsi="Cambria Math"/>
              </w:rPr>
              <m:t>W</m:t>
            </m:r>
            <m:ctrlPr>
              <w:rPr>
                <w:rFonts w:ascii="Cambria Math" w:hAnsi="Cambria Math"/>
              </w:rPr>
            </m:ctrlPr>
          </m:e>
          <m:sub>
            <m:r>
              <m:rPr>
                <m:nor/>
                <m:sty m:val="p"/>
              </m:rPr>
              <m:t>adj</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m:sty m:val="p"/>
              </m:rPr>
              <w:rPr>
                <w:rFonts w:ascii="Cambria Math" w:hAnsi="Cambria Math"/>
              </w:rPr>
              <m:t>(</m:t>
            </m:r>
            <m:r>
              <m:rPr/>
              <w:rPr>
                <w:rFonts w:ascii="Cambria Math" w:hAnsi="Cambria Math"/>
              </w:rPr>
              <m:t>L</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L</m:t>
            </m:r>
            <m:ctrlPr>
              <w:rPr>
                <w:rFonts w:ascii="Cambria Math" w:hAnsi="Cambria Math"/>
              </w:rPr>
            </m:ctrlPr>
          </m:sup>
        </m:sSup>
      </m:oMath>
      <w:r>
        <w:t xml:space="preserve"> </w:t>
      </w:r>
      <w:r>
        <w:rPr>
          <w:rFonts w:hint="eastAsia"/>
        </w:rPr>
        <w:t>maps the</w:t>
      </w:r>
      <w:r>
        <w:t xml:space="preserve"> </w:t>
      </w:r>
      <w:r>
        <w:rPr>
          <w:rFonts w:hint="eastAsia"/>
        </w:rPr>
        <w:t xml:space="preserve">length </w:t>
      </w:r>
      <m:oMath>
        <m:r>
          <m:rPr/>
          <w:rPr>
            <w:rFonts w:ascii="Cambria Math" w:hAnsi="Cambria Math"/>
          </w:rPr>
          <m:t>L</m:t>
        </m:r>
      </m:oMath>
      <w:r>
        <w:t xml:space="preserve"> </w:t>
      </w:r>
      <w:r>
        <w:rPr>
          <w:rFonts w:hint="eastAsia"/>
        </w:rPr>
        <w:t>representation to the</w:t>
      </w:r>
      <w:r>
        <w:t xml:space="preserve"> </w:t>
      </w:r>
      <m:oMath>
        <m:r>
          <m:rPr/>
          <w:rPr>
            <w:rFonts w:ascii="Cambria Math" w:hAnsi="Cambria Math"/>
          </w:rPr>
          <m:t>L</m:t>
        </m:r>
        <m:r>
          <m:rPr>
            <m:sty m:val="p"/>
          </m:rPr>
          <w:rPr>
            <w:rFonts w:ascii="Cambria Math" w:hAnsi="Cambria Math"/>
          </w:rPr>
          <m:t>−</m:t>
        </m:r>
        <m:r>
          <m:rPr/>
          <w:rPr>
            <w:rFonts w:ascii="Cambria Math" w:hAnsi="Cambria Math"/>
          </w:rPr>
          <m:t>1</m:t>
        </m:r>
      </m:oMath>
      <w:r>
        <w:t xml:space="preserve"> </w:t>
      </w:r>
      <w:r>
        <w:rPr>
          <w:rFonts w:hint="eastAsia"/>
        </w:rPr>
        <w:t>cleavage positions to initialize hidden states,</w:t>
      </w:r>
      <w:ins w:id="157" w:author="Miaoyan Gao" w:date="2026-02-05T16:02:00Z">
        <w:r>
          <w:rPr>
            <w:rFonts w:ascii="Cambria Math" w:hAnsi="Cambria Math"/>
          </w:rPr>
          <w:t xml:space="preserve"> </w:t>
        </w:r>
      </w:ins>
      <m:oMath>
        <m:sSup>
          <m:sSupPr>
            <m:ctrlPr>
              <w:ins w:id="158" w:author="Miaoyan Gao" w:date="2026-02-05T16:02:00Z">
                <w:rPr>
                  <w:rFonts w:ascii="Cambria Math" w:hAnsi="Cambria Math"/>
                </w:rPr>
              </w:ins>
            </m:ctrlPr>
          </m:sSupPr>
          <m:e>
            <w:ins w:id="159" w:author="Miaoyan Gao" w:date="2026-02-05T16:02:00Z">
              <m:r>
                <m:rPr>
                  <m:sty m:val="b"/>
                </m:rPr>
                <w:rPr>
                  <w:rFonts w:ascii="Cambria Math" w:hAnsi="Cambria Math"/>
                </w:rPr>
                <m:t>X</m:t>
              </m:r>
            </w:ins>
            <m:ctrlPr>
              <w:ins w:id="160" w:author="Miaoyan Gao" w:date="2026-02-05T16:02:00Z">
                <w:rPr>
                  <w:rFonts w:ascii="Cambria Math" w:hAnsi="Cambria Math"/>
                </w:rPr>
              </w:ins>
            </m:ctrlPr>
          </m:e>
          <m:sup>
            <w:ins w:id="161" w:author="Miaoyan Gao" w:date="2026-02-05T16:02:00Z">
              <m:r>
                <m:rPr>
                  <m:sty m:val="p"/>
                </m:rPr>
                <w:rPr>
                  <w:rFonts w:ascii="Cambria Math" w:hAnsi="Cambria Math"/>
                </w:rPr>
                <m:t>(</m:t>
              </m:r>
            </w:ins>
            <w:ins w:id="162" w:author="Miaoyan Gao" w:date="2026-02-05T16:02:00Z">
              <m:r>
                <m:rPr/>
                <w:rPr>
                  <w:rFonts w:ascii="Cambria Math" w:hAnsi="Cambria Math"/>
                </w:rPr>
                <m:t>0</m:t>
              </m:r>
            </w:ins>
            <w:ins w:id="163" w:author="Miaoyan Gao" w:date="2026-02-05T16:02:00Z">
              <m:r>
                <m:rPr>
                  <m:sty m:val="p"/>
                </m:rPr>
                <w:rPr>
                  <w:rFonts w:ascii="Cambria Math" w:hAnsi="Cambria Math"/>
                </w:rPr>
                <m:t>)</m:t>
              </m:r>
            </w:ins>
            <m:ctrlPr>
              <w:ins w:id="164" w:author="Miaoyan Gao" w:date="2026-02-05T16:02:00Z">
                <w:rPr>
                  <w:rFonts w:ascii="Cambria Math" w:hAnsi="Cambria Math"/>
                </w:rPr>
              </w:ins>
            </m:ctrlPr>
          </m:sup>
        </m:sSup>
        <w:ins w:id="165" w:author="Miaoyan Gao" w:date="2026-02-05T16:02:00Z">
          <m:r>
            <m:rPr>
              <m:sty m:val="p"/>
            </m:rPr>
            <w:rPr>
              <w:rFonts w:ascii="Cambria Math" w:hAnsi="Cambria Math"/>
            </w:rPr>
            <m:t>=</m:t>
          </m:r>
        </w:ins>
        <m:sSub>
          <m:sSubPr>
            <m:ctrlPr>
              <w:rPr>
                <w:rFonts w:ascii="Cambria Math" w:hAnsi="Cambria Math"/>
              </w:rPr>
            </m:ctrlPr>
          </m:sSubPr>
          <m:e>
            <w:ins w:id="166" w:author="Miaoyan Gao" w:date="2026-02-05T16:02:00Z">
              <m:r>
                <m:rPr>
                  <m:sty m:val="b"/>
                </m:rPr>
                <w:rPr>
                  <w:rFonts w:ascii="Cambria Math" w:hAnsi="Cambria Math"/>
                </w:rPr>
                <m:t>W</m:t>
              </m:r>
            </w:ins>
            <m:ctrlPr>
              <w:rPr>
                <w:rFonts w:ascii="Cambria Math" w:hAnsi="Cambria Math"/>
              </w:rPr>
            </m:ctrlPr>
          </m:e>
          <m:sub>
            <w:ins w:id="167" w:author="Miaoyan Gao" w:date="2026-02-05T16:02:00Z">
              <m:r>
                <m:rPr>
                  <m:nor/>
                  <m:sty m:val="p"/>
                </m:rPr>
                <w:rPr/>
                <m:t>adj</m:t>
              </m:r>
            </w:ins>
            <m:ctrlPr>
              <w:rPr>
                <w:rFonts w:ascii="Cambria Math" w:hAnsi="Cambria Math"/>
              </w:rPr>
            </m:ctrlPr>
          </m:sub>
        </m:sSub>
        <w:ins w:id="168" w:author="Miaoyan Gao" w:date="2026-02-05T16:02:00Z">
          <m:r>
            <m:rPr>
              <m:sty m:val="b"/>
            </m:rPr>
            <w:rPr>
              <w:rFonts w:ascii="Cambria Math" w:hAnsi="Cambria Math"/>
            </w:rPr>
            <m:t>U</m:t>
          </m:r>
        </w:ins>
      </m:oMath>
      <w:ins w:id="169" w:author="Miaoyan Gao" w:date="2026-02-05T16:02:00Z">
        <w:r>
          <w:rPr>
            <w:rFonts w:hint="eastAsia" w:ascii="Cambria Math" w:hAnsi="Cambria Math"/>
            <w:b/>
          </w:rPr>
          <w:t>.</w:t>
        </w:r>
      </w:ins>
    </w:p>
    <w:p w14:paraId="1F93C46F">
      <w:pPr>
        <w:pStyle w:val="3"/>
        <w:ind w:firstLine="0" w:firstLineChars="0"/>
      </w:pPr>
      <w:r>
        <w:rPr>
          <w:b/>
          <w:bCs/>
        </w:rPr>
        <w:t>Virtual Adversarial Training</w:t>
      </w:r>
      <w:r>
        <w:rPr>
          <w:rFonts w:hint="eastAsia"/>
          <w:b/>
          <w:bCs/>
        </w:rPr>
        <w:t xml:space="preserve">. </w:t>
      </w:r>
      <w:r>
        <w:rPr>
          <w:rFonts w:hint="eastAsia"/>
        </w:rPr>
        <w:t>To improve robustness</w:t>
      </w:r>
      <w:r>
        <w:t xml:space="preserve"> </w:t>
      </w:r>
      <w:r>
        <w:rPr>
          <w:rFonts w:hint="eastAsia"/>
        </w:rPr>
        <w:t>to input perturbations</w:t>
      </w:r>
      <w:r>
        <w:t xml:space="preserve">, </w:t>
      </w:r>
      <w:r>
        <w:rPr>
          <w:rFonts w:hint="eastAsia"/>
        </w:rPr>
        <w:t>we applied</w:t>
      </w:r>
      <w:r>
        <w:t xml:space="preserve"> virtual adversarial training (VAT)</w:t>
      </w:r>
      <w:r>
        <w:rPr>
          <w:vertAlign w:val="superscript"/>
        </w:rPr>
        <w:t>38</w:t>
      </w:r>
      <w:r>
        <w:t xml:space="preserve">during optimization. </w:t>
      </w:r>
      <w:r>
        <w:rPr>
          <w:rFonts w:hint="eastAsia"/>
        </w:rPr>
        <w:t>Perturbations were introduced in the continuous embedding space rather than by altering discrete tokens. For each input, VAT searches for a small, worst-case perturbation (bounded by an L2 norm) that maximally changes the model output, and uses the resulting discrepancy as a regularization term. The reference prediction is treated as a stop-gradient target (detached), and the perturbation magnitude is controlled by ε.</w:t>
      </w:r>
    </w:p>
    <w:p w14:paraId="1F93C470">
      <w:pPr>
        <w:pStyle w:val="3"/>
        <w:ind w:firstLine="0" w:firstLineChars="0"/>
      </w:pPr>
      <w:r>
        <w:rPr>
          <w:b/>
          <w:bCs/>
        </w:rPr>
        <w:t>Bidirectional State Space Modeling with Mamba2</w:t>
      </w:r>
      <w:r>
        <w:rPr>
          <w:rFonts w:hint="eastAsia"/>
          <w:b/>
          <w:bCs/>
        </w:rPr>
        <w:t xml:space="preserve">. </w:t>
      </w:r>
      <w:r>
        <w:t>The backbone of MS2Int relies on Mamba2</w:t>
      </w:r>
      <w:r>
        <w:rPr>
          <w:vertAlign w:val="superscript"/>
        </w:rPr>
        <w:t>39</w:t>
      </w:r>
      <w:r>
        <w:t>, a selective state space model architecture. We selected Mamba over the prevailing Transformer</w:t>
      </w:r>
      <w:r>
        <w:rPr>
          <w:vertAlign w:val="superscript"/>
        </w:rPr>
        <w:t>23</w:t>
      </w:r>
      <w:r>
        <w:t xml:space="preserve"> architecture based on dual considerations of computational efficiency and biophysical inductive bias.</w:t>
      </w:r>
    </w:p>
    <w:p w14:paraId="1F93C471">
      <w:pPr>
        <w:pStyle w:val="3"/>
        <w:ind w:firstLine="360"/>
      </w:pPr>
      <w:r>
        <w:t>First, regarding computational complexity and inference throughput, the self-attention mechanism in Transformers results in quadratic complexity (</w:t>
      </w:r>
      <m:oMath>
        <m:r>
          <m:rPr/>
          <w:rPr>
            <w:rFonts w:ascii="Cambria Math" w:hAnsi="Cambria Math"/>
          </w:rPr>
          <m:t>O</m:t>
        </m:r>
        <m:r>
          <m:rPr>
            <m:sty m:val="p"/>
          </m:rPr>
          <w:rPr>
            <w:rFonts w:ascii="Cambria Math" w:hAnsi="Cambria Math"/>
          </w:rPr>
          <m:t>(</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oMath>
      <w:r>
        <w:t>) with respect to sequence length. While peptide sequences are typically short, efficiency becomes a bottleneck in large-scale proteomics applications (e.g., spectral library generation for entire species) requiring millions to billions of predictions. In contrast, Mamba operates with linear complexity (</w:t>
      </w:r>
      <m:oMath>
        <m:r>
          <m:rPr/>
          <w:rPr>
            <w:rFonts w:ascii="Cambria Math" w:hAnsi="Cambria Math"/>
          </w:rPr>
          <m:t>O</m:t>
        </m:r>
        <m:r>
          <m:rPr>
            <m:sty m:val="p"/>
          </m:rPr>
          <w:rPr>
            <w:rFonts w:ascii="Cambria Math" w:hAnsi="Cambria Math"/>
          </w:rPr>
          <m:t>(</m:t>
        </m:r>
        <m:r>
          <m:rPr/>
          <w:rPr>
            <w:rFonts w:ascii="Cambria Math" w:hAnsi="Cambria Math"/>
          </w:rPr>
          <m:t>L</m:t>
        </m:r>
        <m:r>
          <m:rPr>
            <m:sty m:val="p"/>
          </m:rPr>
          <w:rPr>
            <w:rFonts w:ascii="Cambria Math" w:hAnsi="Cambria Math"/>
          </w:rPr>
          <m:t>)</m:t>
        </m:r>
      </m:oMath>
      <w:r>
        <w:t xml:space="preserve">) and updates hidden states </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oMath>
      <w:r>
        <w:t xml:space="preserve"> in constant time (</w:t>
      </w:r>
      <m:oMath>
        <m:r>
          <m:rPr/>
          <w:rPr>
            <w:rFonts w:ascii="Cambria Math" w:hAnsi="Cambria Math"/>
          </w:rPr>
          <m:t>O</m:t>
        </m:r>
        <m:r>
          <m:rPr>
            <m:sty m:val="p"/>
          </m:rPr>
          <w:rPr>
            <w:rFonts w:ascii="Cambria Math" w:hAnsi="Cambria Math"/>
          </w:rPr>
          <m:t>(</m:t>
        </m:r>
        <m:r>
          <m:rPr/>
          <w:rPr>
            <w:rFonts w:ascii="Cambria Math" w:hAnsi="Cambria Math"/>
          </w:rPr>
          <m:t>1</m:t>
        </m:r>
        <m:r>
          <m:rPr>
            <m:sty m:val="p"/>
          </m:rPr>
          <w:rPr>
            <w:rFonts w:ascii="Cambria Math" w:hAnsi="Cambria Math"/>
          </w:rPr>
          <m:t>)</m:t>
        </m:r>
      </m:oMath>
      <w:r>
        <w:t>) during inference—similar to RNNs—without the need for KV cache re-computation, thereby achieving significantly higher throughput.</w:t>
      </w:r>
    </w:p>
    <w:p w14:paraId="1F93C472">
      <w:pPr>
        <w:pStyle w:val="3"/>
        <w:ind w:firstLine="360"/>
      </w:pPr>
      <w:r>
        <w:t xml:space="preserve">Second, the continuous state space modeling of Mamba aligns better with the physical nature of peptide fragmentation. Whereas Transformers primarily model context through pairwise attention interactions over discrete tokens, peptide fragmentation is intrinsically a continuous physicochemical process involving proton mobility and energy redistribution along the peptide backbone. Mamba instead models the peptide as a spatially evolving system; its hidden state </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oMath>
      <w:r>
        <w:t xml:space="preserve"> can accumulate and propagate the physicochemical environment (e.g., charge distribution and steric effects) along the chain. This “state flow” inductive bias is more consistent with fragmentation mechanisms such as the mobile proton model than purely point-to-point interaction patterns. Furthermore, the Structured State Space Duality (SSD) design in Mamba2 is optimized for GPU Tensor Cores, improving hardware utilization and reducing memory footprint.</w:t>
      </w:r>
    </w:p>
    <w:p w14:paraId="1F93C473">
      <w:pPr>
        <w:pStyle w:val="3"/>
        <w:ind w:firstLine="360"/>
      </w:pPr>
      <w:r>
        <w:t xml:space="preserve">Unlike traditional linear time-invariant (LTI) systems, Mamba introduces a </w:t>
      </w:r>
      <w:r>
        <w:rPr>
          <w:b/>
          <w:bCs/>
        </w:rPr>
        <w:t>selection mechanism</w:t>
      </w:r>
      <w:r>
        <w:t xml:space="preserve"> where system parameters vary dynamically with the input. This allows the model to selectively propagate relevant contextual information (e.g., specific amino acid motifs) while filtering out noise along the peptide sequence.</w:t>
      </w:r>
    </w:p>
    <w:p w14:paraId="1F93C474">
      <w:pPr>
        <w:pStyle w:val="3"/>
        <w:ind w:firstLine="360"/>
      </w:pPr>
      <w:r>
        <w:t xml:space="preserve">Mathematically, the core Mamba block is modeled as a continuous-time system mapping a 1D input function </w:t>
      </w:r>
      <m:oMath>
        <m:r>
          <m:rPr/>
          <w:rPr>
            <w:rFonts w:ascii="Cambria Math" w:hAnsi="Cambria Math"/>
          </w:rPr>
          <m:t>x</m:t>
        </m:r>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to a latent state </w:t>
      </w:r>
      <m:oMath>
        <m:r>
          <m:rPr/>
          <w:rPr>
            <w:rFonts w:ascii="Cambria Math" w:hAnsi="Cambria Math"/>
          </w:rPr>
          <m:t>h</m:t>
        </m:r>
        <m:r>
          <m:rPr>
            <m:sty m:val="p"/>
          </m:rPr>
          <w:rPr>
            <w:rFonts w:ascii="Cambria Math" w:hAnsi="Cambria Math"/>
          </w:rPr>
          <m:t>(</m:t>
        </m:r>
        <m:r>
          <m:rPr/>
          <w:rPr>
            <w:rFonts w:ascii="Cambria Math" w:hAnsi="Cambria Math"/>
          </w:rPr>
          <m:t>t</m:t>
        </m:r>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N</m:t>
            </m:r>
            <m:ctrlPr>
              <w:rPr>
                <w:rFonts w:ascii="Cambria Math" w:hAnsi="Cambria Math"/>
              </w:rPr>
            </m:ctrlPr>
          </m:sup>
        </m:sSup>
      </m:oMath>
      <w:r>
        <w:t xml:space="preserve"> and output </w:t>
      </w:r>
      <m:oMath>
        <m:r>
          <m:rPr/>
          <w:rPr>
            <w:rFonts w:ascii="Cambria Math" w:hAnsi="Cambria Math"/>
          </w:rPr>
          <m:t>y</m:t>
        </m:r>
        <m:r>
          <m:rPr>
            <m:sty m:val="p"/>
          </m:rPr>
          <w:rPr>
            <w:rFonts w:ascii="Cambria Math" w:hAnsi="Cambria Math"/>
          </w:rPr>
          <m:t>(</m:t>
        </m:r>
        <m:r>
          <m:rPr/>
          <w:rPr>
            <w:rFonts w:ascii="Cambria Math" w:hAnsi="Cambria Math"/>
          </w:rPr>
          <m:t>t</m:t>
        </m:r>
        <m:r>
          <m:rPr>
            <m:sty m:val="p"/>
          </m:rPr>
          <w:rPr>
            <w:rFonts w:ascii="Cambria Math" w:hAnsi="Cambria Math"/>
          </w:rPr>
          <m:t>)</m:t>
        </m:r>
      </m:oMath>
      <w:r>
        <w:t>. The state dynamics are defined as:</w:t>
      </w:r>
    </w:p>
    <w:p w14:paraId="1F93C475">
      <w:pPr>
        <w:pStyle w:val="3"/>
        <w:ind w:firstLine="360"/>
      </w:pPr>
      <m:oMathPara>
        <m:oMathParaPr>
          <m:jc m:val="center"/>
        </m:oMathParaPr>
        <m:oMath>
          <m:sSup>
            <m:sSupPr>
              <m:ctrlPr>
                <w:rPr>
                  <w:rFonts w:ascii="Cambria Math" w:hAnsi="Cambria Math"/>
                </w:rPr>
              </m:ctrlPr>
            </m:sSupPr>
            <m:e>
              <m:r>
                <m:rPr/>
                <w:rPr>
                  <w:rFonts w:ascii="Cambria Math" w:hAnsi="Cambria Math"/>
                </w:rPr>
                <m:t>h</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t</m:t>
          </m:r>
          <m:r>
            <m:rPr>
              <m:sty m:val="p"/>
            </m:rPr>
            <w:rPr>
              <w:rFonts w:ascii="Cambria Math" w:hAnsi="Cambria Math"/>
            </w:rPr>
            <m:t>)=</m:t>
          </m:r>
          <m:r>
            <m:rPr>
              <m:sty m:val="b"/>
            </m:rPr>
            <w:rPr>
              <w:rFonts w:ascii="Cambria Math" w:hAnsi="Cambria Math"/>
            </w:rPr>
            <m:t>A</m:t>
          </m:r>
          <m:r>
            <m:rPr/>
            <w:rPr>
              <w:rFonts w:ascii="Cambria Math" w:hAnsi="Cambria Math"/>
            </w:rPr>
            <m:t>h</m:t>
          </m:r>
          <m:r>
            <m:rPr>
              <m:sty m:val="p"/>
            </m:rPr>
            <w:rPr>
              <w:rFonts w:ascii="Cambria Math" w:hAnsi="Cambria Math"/>
            </w:rPr>
            <m:t>(</m:t>
          </m:r>
          <m:r>
            <m:rPr/>
            <w:rPr>
              <w:rFonts w:ascii="Cambria Math" w:hAnsi="Cambria Math"/>
            </w:rPr>
            <m:t>t</m:t>
          </m:r>
          <m:r>
            <m:rPr>
              <m:sty m:val="p"/>
            </m:rPr>
            <w:rPr>
              <w:rFonts w:ascii="Cambria Math" w:hAnsi="Cambria Math"/>
            </w:rPr>
            <m:t>)+</m:t>
          </m:r>
          <m:r>
            <m:rPr>
              <m:sty m:val="b"/>
            </m:rPr>
            <w:rPr>
              <w:rFonts w:ascii="Cambria Math" w:hAnsi="Cambria Math"/>
            </w:rPr>
            <m:t>B</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x</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 y</m:t>
          </m:r>
          <m:r>
            <m:rPr>
              <m:sty m:val="p"/>
            </m:rPr>
            <w:rPr>
              <w:rFonts w:ascii="Cambria Math" w:hAnsi="Cambria Math"/>
            </w:rPr>
            <m:t>(</m:t>
          </m:r>
          <m:r>
            <m:rPr/>
            <w:rPr>
              <w:rFonts w:ascii="Cambria Math" w:hAnsi="Cambria Math"/>
            </w:rPr>
            <m:t>t</m:t>
          </m:r>
          <m:r>
            <m:rPr>
              <m:sty m:val="p"/>
            </m:rPr>
            <w:rPr>
              <w:rFonts w:ascii="Cambria Math" w:hAnsi="Cambria Math"/>
            </w:rPr>
            <m:t>)=</m:t>
          </m:r>
          <m:r>
            <m:rPr>
              <m:sty m:val="b"/>
            </m:rPr>
            <w:rPr>
              <w:rFonts w:ascii="Cambria Math" w:hAnsi="Cambria Math"/>
            </w:rPr>
            <m:t>C</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t</m:t>
          </m:r>
          <m:r>
            <m:rPr>
              <m:sty m:val="p"/>
            </m:rPr>
            <w:rPr>
              <w:rFonts w:ascii="Cambria Math" w:hAnsi="Cambria Math"/>
            </w:rPr>
            <m:t>)</m:t>
          </m:r>
        </m:oMath>
      </m:oMathPara>
    </w:p>
    <w:p w14:paraId="1F93C476">
      <w:pPr>
        <w:pStyle w:val="31"/>
      </w:pPr>
      <w:r>
        <w:t xml:space="preserve">Crucially, in the Mamba architecture, the discretization step size </w:t>
      </w:r>
      <m:oMath>
        <m:r>
          <m:rPr>
            <m:sty m:val="p"/>
          </m:rPr>
          <w:rPr>
            <w:rFonts w:ascii="Cambria Math" w:hAnsi="Cambria Math"/>
          </w:rPr>
          <m:t>Δ</m:t>
        </m:r>
      </m:oMath>
      <w:r>
        <w:t xml:space="preserve"> and projection parameters </w:t>
      </w:r>
      <m:oMath>
        <m:r>
          <m:rPr>
            <m:sty m:val="p"/>
          </m:rPr>
          <w:rPr>
            <w:rFonts w:ascii="Cambria Math" w:hAnsi="Cambria Math"/>
          </w:rPr>
          <m:t>B,C</m:t>
        </m:r>
      </m:oMath>
      <w:r>
        <w:rPr>
          <w:bCs/>
        </w:rPr>
        <w:t xml:space="preserve"> are input-dependent.</w:t>
      </w:r>
      <w:r>
        <w:t xml:space="preserve"> At each discrete time step </w:t>
      </w:r>
      <m:oMath>
        <m:r>
          <m:rPr/>
          <w:rPr>
            <w:rFonts w:ascii="Cambria Math" w:hAnsi="Cambria Math"/>
          </w:rPr>
          <m:t>t</m:t>
        </m:r>
      </m:oMath>
      <w:r>
        <w:t xml:space="preserve">, these parameters are derived via linear projections from the current input token representation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 enabling content-aware selectivity:</w:t>
      </w:r>
    </w:p>
    <w:p w14:paraId="1F93C477">
      <w:pPr>
        <w:pStyle w:val="3"/>
        <w:ind w:firstLine="360"/>
      </w:pPr>
      <m:oMathPara>
        <m:oMathParaPr>
          <m:jc m:val="center"/>
        </m:oMathParaPr>
        <m:oMath>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nor/>
                  <m:sty m:val="p"/>
                </m:rPr>
                <m:t>Linear</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r>
                <m:rPr>
                  <m:sty m:val="b"/>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nor/>
                  <m:sty m:val="p"/>
                </m:rPr>
                <m:t>Linear</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r>
                <m:rPr>
                  <m:sty m:val="p"/>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m:nor/>
              <m:sty m:val="p"/>
            </m:rPr>
            <m:t>Softplus</m:t>
          </m:r>
          <m:r>
            <m:rPr>
              <m:sty m:val="p"/>
            </m:rPr>
            <w:rPr>
              <w:rFonts w:ascii="Cambria Math" w:hAnsi="Cambria Math"/>
            </w:rPr>
            <m:t>(</m:t>
          </m:r>
          <m:sSub>
            <m:sSubPr>
              <m:ctrlPr>
                <w:rPr>
                  <w:rFonts w:ascii="Cambria Math" w:hAnsi="Cambria Math"/>
                </w:rPr>
              </m:ctrlPr>
            </m:sSubPr>
            <m:e>
              <m:r>
                <m:rPr>
                  <m:nor/>
                  <m:sty m:val="p"/>
                </m:rPr>
                <m:t>Linear</m:t>
              </m:r>
              <m:ctrlPr>
                <w:rPr>
                  <w:rFonts w:ascii="Cambria Math" w:hAnsi="Cambria Math"/>
                </w:rPr>
              </m:ctrlPr>
            </m:e>
            <m:sub>
              <m:r>
                <m:rPr>
                  <m:sty m:val="p"/>
                </m:rPr>
                <w:rPr>
                  <w:rFonts w:ascii="Cambria Math" w:hAnsi="Cambria Math"/>
                </w:rPr>
                <m:t>Δ</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oMath>
      </m:oMathPara>
    </w:p>
    <w:p w14:paraId="1F93C478">
      <w:pPr>
        <w:pStyle w:val="31"/>
      </w:pPr>
      <w:r>
        <w:t>The continuous system is discretized using the Zero-Order Hold (ZOH) principle to accommodate discrete peptide sequence data, resulting in the recurrence rule governing hidden state updates:</w:t>
      </w:r>
    </w:p>
    <w:p w14:paraId="1F93C479">
      <w:pPr>
        <w:pStyle w:val="3"/>
        <w:ind w:firstLine="360"/>
      </w:pPr>
      <m:oMathPara>
        <m:oMathParaPr>
          <m:jc m:val="center"/>
        </m:oMathParaP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A</m:t>
                  </m:r>
                  <m:ctrlPr>
                    <w:rPr>
                      <w:rFonts w:ascii="Cambria Math" w:hAnsi="Cambria Math"/>
                    </w:rPr>
                  </m:ctrlPr>
                </m:e>
              </m:bar>
              <m:ctrlPr>
                <w:rPr>
                  <w:rFonts w:ascii="Cambria Math" w:hAnsi="Cambria Math"/>
                </w:rPr>
              </m:ctrlPr>
            </m:e>
            <m:sub>
              <m:r>
                <m:rPr/>
                <w:rPr>
                  <w:rFonts w:ascii="Cambria Math" w:hAnsi="Cambria Math"/>
                </w:rPr>
                <m:t>t</m:t>
              </m:r>
              <m:ctrlPr>
                <w:rPr>
                  <w:rFonts w:ascii="Cambria Math" w:hAnsi="Cambria Math"/>
                </w:rPr>
              </m:ctrlPr>
            </m:sub>
          </m:sSub>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B</m:t>
                  </m:r>
                  <m:ctrlPr>
                    <w:rPr>
                      <w:rFonts w:ascii="Cambria Math" w:hAnsi="Cambria Math"/>
                    </w:rPr>
                  </m:ctrlPr>
                </m:e>
              </m:bar>
              <m:ctrlPr>
                <w:rPr>
                  <w:rFonts w:ascii="Cambria Math" w:hAnsi="Cambria Math"/>
                </w:rPr>
              </m:ctrlPr>
            </m:e>
            <m:sub>
              <m:r>
                <m:rPr/>
                <w:rPr>
                  <w:rFonts w:ascii="Cambria Math" w:hAnsi="Cambria Math"/>
                </w:rPr>
                <m:t>t</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m:oMathPara>
    </w:p>
    <w:p w14:paraId="1F93C47A">
      <w:pPr>
        <w:pStyle w:val="31"/>
      </w:pPr>
      <w:r>
        <w:t>where the discretized system matrices are defined as:</w:t>
      </w:r>
    </w:p>
    <w:p w14:paraId="1F93C47B">
      <w:pPr>
        <w:pStyle w:val="3"/>
        <w:ind w:firstLine="360"/>
      </w:pPr>
      <m:oMathPara>
        <m:oMathParaPr>
          <m:jc m:val="center"/>
        </m:oMathParaPr>
        <m:oMath>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A</m:t>
                  </m:r>
                  <m:ctrlPr>
                    <w:rPr>
                      <w:rFonts w:ascii="Cambria Math" w:hAnsi="Cambria Math"/>
                    </w:rPr>
                  </m:ctrlPr>
                </m:e>
              </m:ba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=exp(</m:t>
          </m:r>
          <m:sSub>
            <m:sSubPr>
              <m:ctrlPr>
                <w:rPr>
                  <w:rFonts w:ascii="Cambria Math" w:hAnsi="Cambria Math"/>
                </w:rPr>
              </m:ctrlPr>
            </m:sSubPr>
            <m:e>
              <m:r>
                <m:rPr>
                  <m:sty m:val="p"/>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Sub>
          <m:r>
            <m:rPr>
              <m:sty m:val="b"/>
            </m:rPr>
            <w:rPr>
              <w:rFonts w:ascii="Cambria Math" w:hAnsi="Cambria Math"/>
            </w:rPr>
            <m:t>A</m:t>
          </m:r>
          <m:r>
            <m:rPr>
              <m:sty m:val="p"/>
            </m:rPr>
            <w:rPr>
              <w:rFonts w:ascii="Cambria Math" w:hAnsi="Cambria Math"/>
            </w:rPr>
            <m:t>),</m:t>
          </m:r>
          <m:r>
            <m:rP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B</m:t>
                  </m:r>
                  <m:ctrlPr>
                    <w:rPr>
                      <w:rFonts w:ascii="Cambria Math" w:hAnsi="Cambria Math"/>
                    </w:rPr>
                  </m:ctrlPr>
                </m:e>
              </m:ba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Sub>
          <m:r>
            <m:rPr>
              <m:sty m:val="b"/>
            </m:rPr>
            <w:rPr>
              <w:rFonts w:ascii="Cambria Math" w:hAnsi="Cambria Math"/>
            </w:rPr>
            <m:t>A</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m:t>
              </m:r>
              <m:r>
                <m:rPr/>
                <w:rPr>
                  <w:rFonts w:ascii="Cambria Math" w:hAnsi="Cambria Math"/>
                </w:rPr>
                <m:t>1</m:t>
              </m:r>
              <m:ctrlPr>
                <w:rPr>
                  <w:rFonts w:ascii="Cambria Math" w:hAnsi="Cambria Math"/>
                </w:rPr>
              </m:ctrlPr>
            </m:sup>
          </m:sSup>
          <m:r>
            <m:rPr>
              <m:sty m:val="p"/>
            </m:rPr>
            <w:rPr>
              <w:rFonts w:ascii="Cambria Math" w:hAnsi="Cambria Math"/>
            </w:rPr>
            <m:t>(exp(</m:t>
          </m:r>
          <m:sSub>
            <m:sSubPr>
              <m:ctrlPr>
                <w:rPr>
                  <w:rFonts w:ascii="Cambria Math" w:hAnsi="Cambria Math"/>
                </w:rPr>
              </m:ctrlPr>
            </m:sSubPr>
            <m:e>
              <m:r>
                <m:rPr>
                  <m:sty m:val="p"/>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Sub>
          <m:r>
            <m:rPr>
              <m:sty m:val="b"/>
            </m:rPr>
            <w:rPr>
              <w:rFonts w:ascii="Cambria Math" w:hAnsi="Cambria Math"/>
            </w:rPr>
            <m:t>A</m:t>
          </m:r>
          <m:r>
            <m:rPr>
              <m:sty m:val="p"/>
            </m:rPr>
            <w:rPr>
              <w:rFonts w:ascii="Cambria Math" w:hAnsi="Cambria Math"/>
            </w:rPr>
            <m:t>)−</m:t>
          </m:r>
          <m:r>
            <m:rPr>
              <m:sty m:val="b"/>
            </m:rPr>
            <w:rPr>
              <w:rFonts w:ascii="Cambria Math" w:hAnsi="Cambria Math"/>
            </w: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ctrlPr>
                <w:rPr>
                  <w:rFonts w:ascii="Cambria Math" w:hAnsi="Cambria Math"/>
                </w:rPr>
              </m:ctrlPr>
            </m:e>
            <m:sub>
              <m:r>
                <m:rPr/>
                <w:rPr>
                  <w:rFonts w:ascii="Cambria Math" w:hAnsi="Cambria Math"/>
                </w:rPr>
                <m:t>t</m:t>
              </m:r>
              <m:ctrlPr>
                <w:rPr>
                  <w:rFonts w:ascii="Cambria Math" w:hAnsi="Cambria Math"/>
                </w:rPr>
              </m:ctrlPr>
            </m:sub>
          </m:sSub>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t</m:t>
              </m:r>
              <m:ctrlPr>
                <w:rPr>
                  <w:rFonts w:ascii="Cambria Math" w:hAnsi="Cambria Math"/>
                </w:rPr>
              </m:ctrlPr>
            </m:sub>
          </m:sSub>
        </m:oMath>
      </m:oMathPara>
    </w:p>
    <w:p w14:paraId="1F93C47C">
      <w:pPr>
        <w:pStyle w:val="31"/>
      </w:pPr>
      <w:r>
        <w:t xml:space="preserve">Here, </w:t>
      </w:r>
      <m:oMath>
        <m:r>
          <m:rPr>
            <m:sty m:val="b"/>
          </m:rPr>
          <w:rPr>
            <w:rFonts w:ascii="Cambria Math" w:hAnsi="Cambria Math"/>
          </w:rPr>
          <m:t>A</m:t>
        </m:r>
      </m:oMath>
      <w:r>
        <w:t xml:space="preserve"> represents a structured diagonal matrix optimized in Mamba2 to facilitate hardware-efficient computation via Structured State Space Duality (SSD), enabling rapid training on GPU architectures.</w:t>
      </w:r>
    </w:p>
    <w:p w14:paraId="1F93C47D">
      <w:pPr>
        <w:pStyle w:val="3"/>
        <w:ind w:firstLine="360"/>
      </w:pPr>
      <w:r>
        <w:t xml:space="preserve">Given the physics of peptide fragmentation—where </w:t>
      </w:r>
      <m:oMath>
        <m:r>
          <m:rPr/>
          <w:rPr>
            <w:rFonts w:ascii="Cambria Math" w:hAnsi="Cambria Math"/>
          </w:rPr>
          <m:t>b</m:t>
        </m:r>
      </m:oMath>
      <w:r>
        <w:t xml:space="preserve">-series ions originate from the N-terminus and </w:t>
      </w:r>
      <m:oMath>
        <m:r>
          <m:rPr/>
          <w:rPr>
            <w:rFonts w:ascii="Cambria Math" w:hAnsi="Cambria Math"/>
          </w:rPr>
          <m:t>y</m:t>
        </m:r>
      </m:oMath>
      <w:r>
        <w:t xml:space="preserve">-series ions from the C-terminus—a unidirectional model is insufficient. To address this, we implemented a bidirectional strategy. For the </w:t>
      </w:r>
      <m:oMath>
        <m:r>
          <m:rPr/>
          <w:rPr>
            <w:rFonts w:ascii="Cambria Math" w:hAnsi="Cambria Math"/>
          </w:rPr>
          <m:t>l</m:t>
        </m:r>
      </m:oMath>
      <w:r>
        <w:t xml:space="preserve">-th layer with input </w:t>
      </w:r>
      <m:oMath>
        <m:sSup>
          <m:sSupPr>
            <m:ctrlPr>
              <w:rPr>
                <w:rFonts w:ascii="Cambria Math" w:hAnsi="Cambria Math"/>
              </w:rPr>
            </m:ctrlPr>
          </m:sSupPr>
          <m:e>
            <m:r>
              <m:rPr>
                <m:sty m:val="b"/>
              </m:rPr>
              <w:rPr>
                <w:rFonts w:ascii="Cambria Math" w:hAnsi="Cambria Math"/>
              </w:rPr>
              <m:t>X</m:t>
            </m:r>
            <m:ctrlPr>
              <w:rPr>
                <w:rFonts w:ascii="Cambria Math" w:hAnsi="Cambria Math"/>
              </w:rPr>
            </m:ctrlPr>
          </m:e>
          <m:sup>
            <m:r>
              <m:rPr>
                <m:sty m:val="p"/>
              </m:rPr>
              <w:rPr>
                <w:rFonts w:ascii="Cambria Math" w:hAnsi="Cambria Math"/>
              </w:rPr>
              <m:t>(</m:t>
            </m:r>
            <m:r>
              <m:rPr/>
              <w:rPr>
                <w:rFonts w:ascii="Cambria Math" w:hAnsi="Cambria Math"/>
              </w:rPr>
              <m:t>l</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sup>
        </m:sSup>
      </m:oMath>
      <w:r>
        <w:t>, the sequence is processed in parallel by two independent Mamba blocks operating in opposite directions:</w:t>
      </w:r>
    </w:p>
    <w:p w14:paraId="1F93C47E">
      <w:pPr>
        <w:pStyle w:val="3"/>
        <w:ind w:firstLine="360"/>
      </w:pPr>
      <m:oMathPara>
        <m:oMathParaPr>
          <m:jc m:val="center"/>
        </m:oMathParaPr>
        <m:oMath>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H</m:t>
                  </m:r>
                  <m:ctrlPr>
                    <w:rPr>
                      <w:rFonts w:ascii="Cambria Math" w:hAnsi="Cambria Math"/>
                    </w:rPr>
                  </m:ctrlPr>
                </m:e>
              </m:acc>
              <m:ctrlPr>
                <w:rPr>
                  <w:rFonts w:ascii="Cambria Math" w:hAnsi="Cambria Math"/>
                </w:rPr>
              </m:ctrlPr>
            </m:e>
            <m:sup>
              <m:r>
                <m:rPr>
                  <m:sty m:val="p"/>
                </m:rPr>
                <w:rPr>
                  <w:rFonts w:ascii="Cambria Math" w:hAnsi="Cambria Math"/>
                </w:rPr>
                <m:t>(</m:t>
              </m:r>
              <m:r>
                <m:rPr/>
                <w:rPr>
                  <w:rFonts w:ascii="Cambria Math" w:hAnsi="Cambria Math"/>
                </w:rPr>
                <m:t>l</m:t>
              </m:r>
              <m:r>
                <m:rPr>
                  <m:sty m:val="p"/>
                </m:rPr>
                <w:rPr>
                  <w:rFonts w:ascii="Cambria Math" w:hAnsi="Cambria Math"/>
                </w:rPr>
                <m:t>)</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m:nor/>
                  <m:sty m:val="p"/>
                </m:rPr>
                <m:t>MambaBlock</m:t>
              </m:r>
              <m:ctrlPr>
                <w:rPr>
                  <w:rFonts w:ascii="Cambria Math" w:hAnsi="Cambria Math"/>
                </w:rPr>
              </m:ctrlPr>
            </m:e>
            <m:sub>
              <m:r>
                <m:rPr>
                  <m:nor/>
                  <m:sty m:val="p"/>
                </m:rPr>
                <m:t>fwd</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X</m:t>
              </m:r>
              <m:ctrlPr>
                <w:rPr>
                  <w:rFonts w:ascii="Cambria Math" w:hAnsi="Cambria Math"/>
                </w:rPr>
              </m:ctrlPr>
            </m:e>
            <m:sup>
              <m:r>
                <m:rPr>
                  <m:sty m:val="p"/>
                </m:rPr>
                <w:rPr>
                  <w:rFonts w:ascii="Cambria Math" w:hAnsi="Cambria Math"/>
                </w:rPr>
                <m:t>(</m:t>
              </m:r>
              <m:r>
                <m:rPr/>
                <w:rPr>
                  <w:rFonts w:ascii="Cambria Math" w:hAnsi="Cambria Math"/>
                </w:rPr>
                <m:t>l</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sup>
          </m:sSup>
          <m:r>
            <m:rPr>
              <m:sty m:val="p"/>
            </m:rPr>
            <w:rPr>
              <w:rFonts w:ascii="Cambria Math" w:hAnsi="Cambria Math"/>
            </w:rPr>
            <m:t>)</m:t>
          </m:r>
        </m:oMath>
      </m:oMathPara>
    </w:p>
    <w:p w14:paraId="1F93C47F">
      <w:pPr>
        <w:pStyle w:val="31"/>
      </w:pPr>
      <m:oMathPara>
        <m:oMathParaPr>
          <m:jc m:val="center"/>
        </m:oMathParaPr>
        <m:oMath>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H</m:t>
                  </m:r>
                  <m:ctrlPr>
                    <w:rPr>
                      <w:rFonts w:ascii="Cambria Math" w:hAnsi="Cambria Math"/>
                    </w:rPr>
                  </m:ctrlPr>
                </m:e>
              </m:acc>
              <m:ctrlPr>
                <w:rPr>
                  <w:rFonts w:ascii="Cambria Math" w:hAnsi="Cambria Math"/>
                </w:rPr>
              </m:ctrlPr>
            </m:e>
            <m:sup>
              <m:r>
                <m:rPr>
                  <m:sty m:val="p"/>
                </m:rPr>
                <w:rPr>
                  <w:rFonts w:ascii="Cambria Math" w:hAnsi="Cambria Math"/>
                </w:rPr>
                <m:t>(</m:t>
              </m:r>
              <m:r>
                <m:rPr/>
                <w:rPr>
                  <w:rFonts w:ascii="Cambria Math" w:hAnsi="Cambria Math"/>
                </w:rPr>
                <m:t>l</m:t>
              </m:r>
              <m:r>
                <m:rPr>
                  <m:sty m:val="p"/>
                </m:rPr>
                <w:rPr>
                  <w:rFonts w:ascii="Cambria Math" w:hAnsi="Cambria Math"/>
                </w:rPr>
                <m:t>)</m:t>
              </m:r>
              <m:ctrlPr>
                <w:rPr>
                  <w:rFonts w:ascii="Cambria Math" w:hAnsi="Cambria Math"/>
                </w:rPr>
              </m:ctrlPr>
            </m:sup>
          </m:sSup>
          <m:r>
            <m:rPr>
              <m:sty m:val="p"/>
            </m:rPr>
            <w:rPr>
              <w:rFonts w:ascii="Cambria Math" w:hAnsi="Cambria Math"/>
            </w:rPr>
            <m:t>=</m:t>
          </m:r>
          <m:r>
            <m:rPr>
              <m:nor/>
              <m:sty m:val="p"/>
            </m:rPr>
            <m:t>Flip</m:t>
          </m:r>
          <m:d>
            <m:dPr>
              <m:ctrlPr>
                <w:rPr>
                  <w:rFonts w:ascii="Cambria Math" w:hAnsi="Cambria Math"/>
                </w:rPr>
              </m:ctrlPr>
            </m:dPr>
            <m:e>
              <m:sSub>
                <m:sSubPr>
                  <m:ctrlPr>
                    <w:rPr>
                      <w:rFonts w:ascii="Cambria Math" w:hAnsi="Cambria Math"/>
                    </w:rPr>
                  </m:ctrlPr>
                </m:sSubPr>
                <m:e>
                  <m:r>
                    <m:rPr>
                      <m:nor/>
                      <m:sty m:val="p"/>
                    </m:rPr>
                    <m:t>MambaBlock</m:t>
                  </m:r>
                  <m:ctrlPr>
                    <w:rPr>
                      <w:rFonts w:ascii="Cambria Math" w:hAnsi="Cambria Math"/>
                    </w:rPr>
                  </m:ctrlPr>
                </m:e>
                <m:sub>
                  <m:r>
                    <m:rPr>
                      <m:nor/>
                      <m:sty m:val="p"/>
                    </m:rPr>
                    <m:t>bwd</m:t>
                  </m:r>
                  <m:ctrlPr>
                    <w:rPr>
                      <w:rFonts w:ascii="Cambria Math" w:hAnsi="Cambria Math"/>
                    </w:rPr>
                  </m:ctrlPr>
                </m:sub>
              </m:sSub>
              <m:r>
                <m:rPr>
                  <m:sty m:val="p"/>
                </m:rPr>
                <w:rPr>
                  <w:rFonts w:ascii="Cambria Math" w:hAnsi="Cambria Math"/>
                </w:rPr>
                <m:t>(</m:t>
              </m:r>
              <m:r>
                <m:rPr>
                  <m:nor/>
                  <m:sty m:val="p"/>
                </m:rPr>
                <m:t>Flip</m:t>
              </m:r>
              <m:r>
                <m:rPr>
                  <m:sty m:val="p"/>
                </m:rPr>
                <w:rPr>
                  <w:rFonts w:ascii="Cambria Math" w:hAnsi="Cambria Math"/>
                </w:rPr>
                <m:t>(</m:t>
              </m:r>
              <m:sSup>
                <m:sSupPr>
                  <m:ctrlPr>
                    <w:rPr>
                      <w:rFonts w:ascii="Cambria Math" w:hAnsi="Cambria Math"/>
                    </w:rPr>
                  </m:ctrlPr>
                </m:sSupPr>
                <m:e>
                  <m:r>
                    <m:rPr>
                      <m:sty m:val="b"/>
                    </m:rPr>
                    <w:rPr>
                      <w:rFonts w:ascii="Cambria Math" w:hAnsi="Cambria Math"/>
                    </w:rPr>
                    <m:t>X</m:t>
                  </m:r>
                  <m:ctrlPr>
                    <w:rPr>
                      <w:rFonts w:ascii="Cambria Math" w:hAnsi="Cambria Math"/>
                    </w:rPr>
                  </m:ctrlPr>
                </m:e>
                <m:sup>
                  <m:r>
                    <m:rPr>
                      <m:sty m:val="p"/>
                    </m:rPr>
                    <w:rPr>
                      <w:rFonts w:ascii="Cambria Math" w:hAnsi="Cambria Math"/>
                    </w:rPr>
                    <m:t>(</m:t>
                  </m:r>
                  <m:r>
                    <m:rPr/>
                    <w:rPr>
                      <w:rFonts w:ascii="Cambria Math" w:hAnsi="Cambria Math"/>
                    </w:rPr>
                    <m:t>l</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sup>
              </m:sSup>
              <m:r>
                <m:rPr>
                  <m:sty m:val="p"/>
                </m:rPr>
                <w:rPr>
                  <w:rFonts w:ascii="Cambria Math" w:hAnsi="Cambria Math"/>
                </w:rPr>
                <m:t>))</m:t>
              </m:r>
              <m:ctrlPr>
                <w:rPr>
                  <w:rFonts w:ascii="Cambria Math" w:hAnsi="Cambria Math"/>
                </w:rPr>
              </m:ctrlPr>
            </m:e>
          </m:d>
        </m:oMath>
      </m:oMathPara>
    </w:p>
    <w:p w14:paraId="1F93C480">
      <w:pPr>
        <w:pStyle w:val="31"/>
      </w:pPr>
      <w:r>
        <w:t xml:space="preserve">where </w:t>
      </w:r>
      <m:oMath>
        <m:r>
          <m:rPr>
            <m:nor/>
            <m:sty m:val="p"/>
          </m:rPr>
          <m:t>Flip</m:t>
        </m:r>
        <m:r>
          <m:rPr>
            <m:sty m:val="p"/>
          </m:rPr>
          <w:rPr>
            <w:rFonts w:ascii="Cambria Math" w:hAnsi="Cambria Math"/>
          </w:rPr>
          <m:t>(⋅)</m:t>
        </m:r>
      </m:oMath>
      <w:r>
        <w:t xml:space="preserve"> denotes sequence reversal along the time dimension. The forward and backward contextual representations are integrated via concatenation and projected back to the original hidden dimension </w:t>
      </w:r>
      <m:oMath>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m:t>model</m:t>
            </m:r>
            <m:ctrlPr>
              <w:rPr>
                <w:rFonts w:ascii="Cambria Math" w:hAnsi="Cambria Math"/>
              </w:rPr>
            </m:ctrlPr>
          </m:sub>
        </m:sSub>
      </m:oMath>
      <w:r>
        <w:t>:</w:t>
      </w:r>
    </w:p>
    <w:p w14:paraId="1F93C481">
      <w:pPr>
        <w:pStyle w:val="3"/>
        <w:ind w:firstLine="360"/>
      </w:pPr>
      <m:oMathPara>
        <m:oMathParaPr>
          <m:jc m:val="center"/>
        </m:oMathParaPr>
        <m:oMath>
          <m:sSubSup>
            <m:sSubSupPr>
              <m:ctrlPr>
                <w:rPr>
                  <w:rFonts w:ascii="Cambria Math" w:hAnsi="Cambria Math"/>
                </w:rPr>
              </m:ctrlPr>
            </m:sSubSupPr>
            <m:e>
              <m:r>
                <m:rPr>
                  <m:sty m:val="b"/>
                </m:rPr>
                <w:rPr>
                  <w:rFonts w:ascii="Cambria Math" w:hAnsi="Cambria Math"/>
                </w:rPr>
                <m:t>H</m:t>
              </m:r>
              <m:ctrlPr>
                <w:rPr>
                  <w:rFonts w:ascii="Cambria Math" w:hAnsi="Cambria Math"/>
                </w:rPr>
              </m:ctrlPr>
            </m:e>
            <m:sub>
              <m:r>
                <m:rPr>
                  <m:nor/>
                  <m:sty m:val="p"/>
                </m:rPr>
                <m:t>merged</m:t>
              </m:r>
              <m:ctrlPr>
                <w:rPr>
                  <w:rFonts w:ascii="Cambria Math" w:hAnsi="Cambria Math"/>
                </w:rPr>
              </m:ctrlPr>
            </m:sub>
            <m:sup>
              <m:r>
                <m:rPr>
                  <m:sty m:val="p"/>
                </m:rPr>
                <w:rPr>
                  <w:rFonts w:ascii="Cambria Math" w:hAnsi="Cambria Math"/>
                </w:rPr>
                <m:t>(</m:t>
              </m:r>
              <m:r>
                <m:rPr/>
                <w:rPr>
                  <w:rFonts w:ascii="Cambria Math" w:hAnsi="Cambria Math"/>
                </w:rPr>
                <m:t>l</m:t>
              </m:r>
              <m:r>
                <m:rPr>
                  <m:sty m:val="p"/>
                </m:rPr>
                <w:rPr>
                  <w:rFonts w:ascii="Cambria Math" w:hAnsi="Cambria Math"/>
                </w:rPr>
                <m:t>)</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nor/>
                  <m:sty m:val="p"/>
                </m:rPr>
                <m:t>Linear</m:t>
              </m:r>
              <m:ctrlPr>
                <w:rPr>
                  <w:rFonts w:ascii="Cambria Math" w:hAnsi="Cambria Math"/>
                </w:rPr>
              </m:ctrlPr>
            </m:e>
            <m:sub>
              <m:r>
                <m:rPr>
                  <m:nor/>
                  <m:sty m:val="p"/>
                </m:rPr>
                <m:t>proj</m:t>
              </m:r>
              <m:ctrlPr>
                <w:rPr>
                  <w:rFonts w:ascii="Cambria Math" w:hAnsi="Cambria Math"/>
                </w:rPr>
              </m:ctrlPr>
            </m:sub>
          </m:sSub>
          <m:r>
            <m:rPr>
              <m:sty m:val="p"/>
            </m:rPr>
            <w:rPr>
              <w:rFonts w:ascii="Cambria Math" w:hAnsi="Cambria Math"/>
            </w:rPr>
            <m:t>(</m:t>
          </m:r>
          <m:r>
            <m:rPr>
              <m:nor/>
              <m:sty m:val="p"/>
            </m:rPr>
            <m:t>Concat</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H</m:t>
                  </m:r>
                  <m:ctrlPr>
                    <w:rPr>
                      <w:rFonts w:ascii="Cambria Math" w:hAnsi="Cambria Math"/>
                    </w:rPr>
                  </m:ctrlPr>
                </m:e>
              </m:acc>
              <m:ctrlPr>
                <w:rPr>
                  <w:rFonts w:ascii="Cambria Math" w:hAnsi="Cambria Math"/>
                </w:rPr>
              </m:ctrlPr>
            </m:e>
            <m:sup>
              <m:r>
                <m:rPr>
                  <m:sty m:val="p"/>
                </m:rPr>
                <w:rPr>
                  <w:rFonts w:ascii="Cambria Math" w:hAnsi="Cambria Math"/>
                </w:rPr>
                <m:t>(</m:t>
              </m:r>
              <m:r>
                <m:rPr/>
                <w:rPr>
                  <w:rFonts w:ascii="Cambria Math" w:hAnsi="Cambria Math"/>
                </w:rPr>
                <m:t>l</m:t>
              </m:r>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H</m:t>
                  </m:r>
                  <m:ctrlPr>
                    <w:rPr>
                      <w:rFonts w:ascii="Cambria Math" w:hAnsi="Cambria Math"/>
                    </w:rPr>
                  </m:ctrlPr>
                </m:e>
              </m:acc>
              <m:ctrlPr>
                <w:rPr>
                  <w:rFonts w:ascii="Cambria Math" w:hAnsi="Cambria Math"/>
                </w:rPr>
              </m:ctrlPr>
            </m:e>
            <m:sup>
              <m:r>
                <m:rPr>
                  <m:sty m:val="p"/>
                </m:rPr>
                <w:rPr>
                  <w:rFonts w:ascii="Cambria Math" w:hAnsi="Cambria Math"/>
                </w:rPr>
                <m:t>(</m:t>
              </m:r>
              <m:r>
                <m:rPr/>
                <w:rPr>
                  <w:rFonts w:ascii="Cambria Math" w:hAnsi="Cambria Math"/>
                </w:rPr>
                <m:t>l</m:t>
              </m:r>
              <m:r>
                <m:rPr>
                  <m:sty m:val="p"/>
                </m:rPr>
                <w:rPr>
                  <w:rFonts w:ascii="Cambria Math" w:hAnsi="Cambria Math"/>
                </w:rPr>
                <m:t>)</m:t>
              </m:r>
              <m:ctrlPr>
                <w:rPr>
                  <w:rFonts w:ascii="Cambria Math" w:hAnsi="Cambria Math"/>
                </w:rPr>
              </m:ctrlPr>
            </m:sup>
          </m:sSup>
          <m:r>
            <m:rPr>
              <m:sty m:val="p"/>
            </m:rPr>
            <w:rPr>
              <w:rFonts w:ascii="Cambria Math" w:hAnsi="Cambria Math"/>
            </w:rPr>
            <m:t>))</m:t>
          </m:r>
        </m:oMath>
      </m:oMathPara>
    </w:p>
    <w:p w14:paraId="1F93C482">
      <w:pPr>
        <w:pStyle w:val="31"/>
      </w:pPr>
      <w:r>
        <w:t>To stabilize the deep network and facilitate gradient flow, residual connections and Layer Normalization are applied to generate the final output for the layer:</w:t>
      </w:r>
    </w:p>
    <w:p w14:paraId="1F93C483">
      <w:pPr>
        <w:pStyle w:val="3"/>
        <w:ind w:firstLine="360"/>
      </w:pPr>
      <m:oMathPara>
        <m:oMathParaPr>
          <m:jc m:val="center"/>
        </m:oMathParaPr>
        <m:oMath>
          <m:sSup>
            <m:sSupPr>
              <m:ctrlPr>
                <w:rPr>
                  <w:rFonts w:ascii="Cambria Math" w:hAnsi="Cambria Math"/>
                </w:rPr>
              </m:ctrlPr>
            </m:sSupPr>
            <m:e>
              <m:r>
                <m:rPr>
                  <m:sty m:val="b"/>
                </m:rPr>
                <w:rPr>
                  <w:rFonts w:ascii="Cambria Math" w:hAnsi="Cambria Math"/>
                </w:rPr>
                <m:t>X</m:t>
              </m:r>
              <m:ctrlPr>
                <w:rPr>
                  <w:rFonts w:ascii="Cambria Math" w:hAnsi="Cambria Math"/>
                </w:rPr>
              </m:ctrlPr>
            </m:e>
            <m:sup>
              <m:r>
                <m:rPr>
                  <m:sty m:val="p"/>
                </m:rPr>
                <w:rPr>
                  <w:rFonts w:ascii="Cambria Math" w:hAnsi="Cambria Math"/>
                </w:rPr>
                <m:t>(</m:t>
              </m:r>
              <m:r>
                <m:rPr/>
                <w:rPr>
                  <w:rFonts w:ascii="Cambria Math" w:hAnsi="Cambria Math"/>
                </w:rPr>
                <m:t>l</m:t>
              </m:r>
              <m:r>
                <m:rPr>
                  <m:sty m:val="p"/>
                </m:rPr>
                <w:rPr>
                  <w:rFonts w:ascii="Cambria Math" w:hAnsi="Cambria Math"/>
                </w:rPr>
                <m:t>)</m:t>
              </m:r>
              <m:ctrlPr>
                <w:rPr>
                  <w:rFonts w:ascii="Cambria Math" w:hAnsi="Cambria Math"/>
                </w:rPr>
              </m:ctrlPr>
            </m:sup>
          </m:sSup>
          <m:r>
            <m:rPr>
              <m:sty m:val="p"/>
            </m:rPr>
            <w:rPr>
              <w:rFonts w:ascii="Cambria Math" w:hAnsi="Cambria Math"/>
            </w:rPr>
            <m:t>=</m:t>
          </m:r>
          <m:r>
            <m:rPr>
              <m:nor/>
              <m:sty m:val="p"/>
            </m:rPr>
            <m:t>LayerNorm</m:t>
          </m:r>
          <m:r>
            <m:rPr>
              <m:sty m:val="p"/>
            </m:rPr>
            <w:rPr>
              <w:rFonts w:ascii="Cambria Math" w:hAnsi="Cambria Math"/>
            </w:rPr>
            <m:t>(</m:t>
          </m:r>
          <m:sSup>
            <m:sSupPr>
              <m:ctrlPr>
                <w:rPr>
                  <w:rFonts w:ascii="Cambria Math" w:hAnsi="Cambria Math"/>
                </w:rPr>
              </m:ctrlPr>
            </m:sSupPr>
            <m:e>
              <m:r>
                <m:rPr>
                  <m:sty m:val="b"/>
                </m:rPr>
                <w:rPr>
                  <w:rFonts w:ascii="Cambria Math" w:hAnsi="Cambria Math"/>
                </w:rPr>
                <m:t>X</m:t>
              </m:r>
              <m:ctrlPr>
                <w:rPr>
                  <w:rFonts w:ascii="Cambria Math" w:hAnsi="Cambria Math"/>
                </w:rPr>
              </m:ctrlPr>
            </m:e>
            <m:sup>
              <m:r>
                <m:rPr>
                  <m:sty m:val="p"/>
                </m:rPr>
                <w:rPr>
                  <w:rFonts w:ascii="Cambria Math" w:hAnsi="Cambria Math"/>
                </w:rPr>
                <m:t>(</m:t>
              </m:r>
              <m:r>
                <m:rPr/>
                <w:rPr>
                  <w:rFonts w:ascii="Cambria Math" w:hAnsi="Cambria Math"/>
                </w:rPr>
                <m:t>l</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sup>
          </m:s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H</m:t>
              </m:r>
              <m:ctrlPr>
                <w:rPr>
                  <w:rFonts w:ascii="Cambria Math" w:hAnsi="Cambria Math"/>
                </w:rPr>
              </m:ctrlPr>
            </m:e>
            <m:sub>
              <m:r>
                <m:rPr>
                  <m:nor/>
                  <m:sty m:val="p"/>
                </m:rPr>
                <m:t>merged</m:t>
              </m:r>
              <m:ctrlPr>
                <w:rPr>
                  <w:rFonts w:ascii="Cambria Math" w:hAnsi="Cambria Math"/>
                </w:rPr>
              </m:ctrlPr>
            </m:sub>
            <m:sup>
              <m:r>
                <m:rPr>
                  <m:sty m:val="p"/>
                </m:rPr>
                <w:rPr>
                  <w:rFonts w:ascii="Cambria Math" w:hAnsi="Cambria Math"/>
                </w:rPr>
                <m:t>(</m:t>
              </m:r>
              <m:r>
                <m:rPr/>
                <w:rPr>
                  <w:rFonts w:ascii="Cambria Math" w:hAnsi="Cambria Math"/>
                </w:rPr>
                <m:t>l</m:t>
              </m:r>
              <m:r>
                <m:rPr>
                  <m:sty m:val="p"/>
                </m:rPr>
                <w:rPr>
                  <w:rFonts w:ascii="Cambria Math" w:hAnsi="Cambria Math"/>
                </w:rPr>
                <m:t>)</m:t>
              </m:r>
              <m:ctrlPr>
                <w:rPr>
                  <w:rFonts w:ascii="Cambria Math" w:hAnsi="Cambria Math"/>
                </w:rPr>
              </m:ctrlPr>
            </m:sup>
          </m:sSubSup>
          <m:r>
            <m:rPr>
              <m:sty m:val="p"/>
            </m:rPr>
            <w:rPr>
              <w:rFonts w:ascii="Cambria Math" w:hAnsi="Cambria Math"/>
            </w:rPr>
            <m:t>)</m:t>
          </m:r>
        </m:oMath>
      </m:oMathPara>
    </w:p>
    <w:p w14:paraId="1F93C484">
      <w:pPr>
        <w:pStyle w:val="31"/>
      </w:pPr>
      <w:r>
        <w:t>This bidirectional design ensures that fragment intensity predictions at any bond site utilize full context from both the N-terminal and C-terminal directions.</w:t>
      </w:r>
    </w:p>
    <w:p w14:paraId="1F93C485">
      <w:pPr>
        <w:pStyle w:val="3"/>
        <w:ind w:firstLine="0" w:firstLineChars="0"/>
      </w:pPr>
      <w:r>
        <w:rPr>
          <w:b/>
          <w:bCs/>
        </w:rPr>
        <w:t>Output Generation</w:t>
      </w:r>
      <w:r>
        <w:rPr>
          <w:rFonts w:hint="eastAsia"/>
          <w:b/>
          <w:bCs/>
        </w:rPr>
        <w:t xml:space="preserve">. </w:t>
      </w:r>
      <w:r>
        <w:t xml:space="preserve">The final output matrix </w:t>
      </w:r>
      <m:oMath>
        <m:acc>
          <m:accPr>
            <m:ctrlPr>
              <w:rPr>
                <w:rFonts w:ascii="Cambria Math" w:hAnsi="Cambria Math"/>
              </w:rPr>
            </m:ctrlPr>
          </m:accPr>
          <m:e>
            <m:r>
              <m:rPr>
                <m:sty m:val="b"/>
              </m:rPr>
              <w:rPr>
                <w:rFonts w:ascii="Cambria Math" w:hAnsi="Cambria Math"/>
              </w:rPr>
              <m:t>Y</m:t>
            </m:r>
            <m:ctrlPr>
              <w:rPr>
                <w:rFonts w:ascii="Cambria Math" w:hAnsi="Cambria Math"/>
              </w:rPr>
            </m:ctrlPr>
          </m:e>
        </m:acc>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29</m:t>
            </m:r>
            <m:r>
              <m:rPr>
                <m:sty m:val="p"/>
              </m:rPr>
              <w:rPr>
                <w:rFonts w:ascii="Cambria Math" w:hAnsi="Cambria Math"/>
              </w:rPr>
              <m:t>×</m:t>
            </m:r>
            <m:r>
              <m:rPr/>
              <w:rPr>
                <w:rFonts w:ascii="Cambria Math" w:hAnsi="Cambria Math"/>
              </w:rPr>
              <m:t>31</m:t>
            </m:r>
            <m:ctrlPr>
              <w:rPr>
                <w:rFonts w:ascii="Cambria Math" w:hAnsi="Cambria Math"/>
              </w:rPr>
            </m:ctrlPr>
          </m:sup>
        </m:sSup>
      </m:oMath>
      <w:r>
        <w:t xml:space="preserve"> is generated by projecting the hidden states of the final layer, </w:t>
      </w:r>
      <m:oMath>
        <m:sSup>
          <m:sSupPr>
            <m:ctrlPr>
              <w:rPr>
                <w:rFonts w:ascii="Cambria Math" w:hAnsi="Cambria Math"/>
              </w:rPr>
            </m:ctrlPr>
          </m:sSupPr>
          <m:e>
            <m:r>
              <m:rPr>
                <m:sty m:val="b"/>
              </m:rPr>
              <w:rPr>
                <w:rFonts w:ascii="Cambria Math" w:hAnsi="Cambria Math"/>
              </w:rPr>
              <m:t>X</m:t>
            </m:r>
            <m:ctrlPr>
              <w:rPr>
                <w:rFonts w:ascii="Cambria Math" w:hAnsi="Cambria Math"/>
              </w:rPr>
            </m:ctrlPr>
          </m:e>
          <m:sup>
            <m:r>
              <m:rPr>
                <m:sty m:val="p"/>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total</m:t>
                </m:r>
                <m:ctrlPr>
                  <w:rPr>
                    <w:rFonts w:ascii="Cambria Math" w:hAnsi="Cambria Math"/>
                  </w:rPr>
                </m:ctrlPr>
              </m:sub>
            </m:sSub>
            <m:r>
              <m:rPr>
                <m:sty m:val="p"/>
              </m:rPr>
              <w:rPr>
                <w:rFonts w:ascii="Cambria Math" w:hAnsi="Cambria Math"/>
              </w:rPr>
              <m:t>)</m:t>
            </m:r>
            <m:ctrlPr>
              <w:rPr>
                <w:rFonts w:ascii="Cambria Math" w:hAnsi="Cambria Math"/>
              </w:rPr>
            </m:ctrlPr>
          </m:sup>
        </m:sSup>
      </m:oMath>
      <w:r>
        <w:t>, through a linear head:</w:t>
      </w:r>
    </w:p>
    <w:p w14:paraId="1F93C486">
      <w:pPr>
        <w:pStyle w:val="3"/>
        <w:ind w:firstLine="360"/>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ctrlPr>
                <w:rPr>
                  <w:rFonts w:ascii="Cambria Math" w:hAnsi="Cambria Math"/>
                </w:rPr>
              </m:ctrlPr>
            </m:e>
            <m:sub>
              <m:r>
                <m:rPr>
                  <m:nor/>
                  <m:sty m:val="p"/>
                </m:rPr>
                <m:t>out</m:t>
              </m:r>
              <m:ctrlPr>
                <w:rPr>
                  <w:rFonts w:ascii="Cambria Math" w:hAnsi="Cambria Math"/>
                </w:rPr>
              </m:ctrlPr>
            </m:sub>
          </m:sSub>
          <m:sSubSup>
            <m:sSubSupPr>
              <m:ctrlPr>
                <w:rPr>
                  <w:rFonts w:ascii="Cambria Math" w:hAnsi="Cambria Math"/>
                </w:rPr>
              </m:ctrlPr>
            </m:sSubSup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m:t>total</m:t>
                  </m:r>
                  <m:ctrlPr>
                    <w:rPr>
                      <w:rFonts w:ascii="Cambria Math" w:hAnsi="Cambria Math"/>
                    </w:rPr>
                  </m:ctrlPr>
                </m:sub>
              </m:sSub>
              <m:r>
                <m:rPr>
                  <m:sty m:val="p"/>
                </m:rPr>
                <w:rPr>
                  <w:rFonts w:ascii="Cambria Math" w:hAnsi="Cambria Math"/>
                </w:rPr>
                <m:t>)</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m:nor/>
                  <m:sty m:val="p"/>
                </m:rPr>
                <m:t>out</m:t>
              </m:r>
              <m:ctrlPr>
                <w:rPr>
                  <w:rFonts w:ascii="Cambria Math" w:hAnsi="Cambria Math"/>
                </w:rPr>
              </m:ctrlPr>
            </m:sub>
          </m:sSub>
        </m:oMath>
      </m:oMathPara>
    </w:p>
    <w:p w14:paraId="1F93C487">
      <w:pPr>
        <w:pStyle w:val="31"/>
      </w:pPr>
      <w:r>
        <w:t xml:space="preserve">where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oMath>
      <w:r>
        <w:t xml:space="preserve"> represents the predicted intensities of 31 fragment ion types (including </w:t>
      </w:r>
      <m:oMath>
        <m:r>
          <m:rPr/>
          <w:rPr>
            <w:rFonts w:ascii="Cambria Math" w:hAnsi="Cambria Math"/>
          </w:rPr>
          <m:t>b</m:t>
        </m:r>
        <m:r>
          <m:rPr>
            <m:sty m:val="p"/>
          </m:rPr>
          <w:rPr>
            <w:rFonts w:ascii="Cambria Math" w:hAnsi="Cambria Math"/>
          </w:rPr>
          <m:t>/</m:t>
        </m:r>
        <m:r>
          <m:rPr/>
          <w:rPr>
            <w:rFonts w:ascii="Cambria Math" w:hAnsi="Cambria Math"/>
          </w:rPr>
          <m:t>y</m:t>
        </m:r>
      </m:oMath>
      <w:r>
        <w:t xml:space="preserve"> series and </w:t>
      </w:r>
      <w:r>
        <w:rPr>
          <w:rFonts w:hint="eastAsia"/>
        </w:rPr>
        <w:t>internal fragment ions</w:t>
      </w:r>
      <w:r>
        <w:t xml:space="preserve">) at the </w:t>
      </w:r>
      <m:oMath>
        <m:r>
          <m:rPr/>
          <w:rPr>
            <w:rFonts w:ascii="Cambria Math" w:hAnsi="Cambria Math"/>
          </w:rPr>
          <m:t>t</m:t>
        </m:r>
      </m:oMath>
      <w:r>
        <w:t>-th bond site.</w:t>
      </w:r>
    </w:p>
    <w:bookmarkEnd w:id="14"/>
    <w:p w14:paraId="1F93C488">
      <w:pPr>
        <w:pStyle w:val="4"/>
        <w:jc w:val="both"/>
        <w:rPr>
          <w:color w:val="auto"/>
          <w:sz w:val="21"/>
          <w:szCs w:val="21"/>
        </w:rPr>
      </w:pPr>
      <w:bookmarkStart w:id="15" w:name="spectrum-similarity-measures"/>
      <w:r>
        <w:rPr>
          <w:color w:val="auto"/>
          <w:sz w:val="21"/>
          <w:szCs w:val="21"/>
        </w:rPr>
        <w:t>Spectrum Similarity Measures</w:t>
      </w:r>
    </w:p>
    <w:p w14:paraId="1F93C489">
      <w:pPr>
        <w:pStyle w:val="31"/>
      </w:pPr>
      <w:r>
        <w:t xml:space="preserve">To quantitatively evaluate the consistency between predicted fragmentation patterns and experimental spectra, we mapped spectra into a unified vector space. This representation focuses on the relative intensity profiles of fragment ions rather than the </w:t>
      </w:r>
      <m:oMath>
        <m:r>
          <m:rPr/>
          <w:rPr>
            <w:rFonts w:ascii="Cambria Math" w:hAnsi="Cambria Math"/>
          </w:rPr>
          <m:t>m</m:t>
        </m:r>
        <m:r>
          <m:rPr>
            <m:sty m:val="p"/>
          </m:rPr>
          <w:rPr>
            <w:rFonts w:ascii="Cambria Math" w:hAnsi="Cambria Math"/>
          </w:rPr>
          <m:t>/</m:t>
        </m:r>
        <m:r>
          <m:rPr/>
          <w:rPr>
            <w:rFonts w:ascii="Cambria Math" w:hAnsi="Cambria Math"/>
          </w:rPr>
          <m:t>z</m:t>
        </m:r>
      </m:oMath>
      <w:r>
        <w:t xml:space="preserve"> dimension.</w:t>
      </w:r>
    </w:p>
    <w:p w14:paraId="1F93C48A">
      <w:pPr>
        <w:pStyle w:val="3"/>
        <w:ind w:firstLine="360"/>
      </w:pPr>
      <w:r>
        <w:t xml:space="preserve">For any given experimental spectrum </w:t>
      </w:r>
      <m:oMath>
        <m:r>
          <m:rPr>
            <m:sty m:val="b"/>
          </m:rPr>
          <w:rPr>
            <w:rFonts w:ascii="Cambria Math" w:hAnsi="Cambria Math"/>
          </w:rPr>
          <m:t>y</m:t>
        </m:r>
      </m:oMath>
      <w:r>
        <w:t xml:space="preserve"> and predicted spectrum </w:t>
      </w:r>
      <m:oMath>
        <m:acc>
          <m:accPr>
            <m:ctrlPr>
              <w:rPr>
                <w:rFonts w:ascii="Cambria Math" w:hAnsi="Cambria Math"/>
              </w:rPr>
            </m:ctrlPr>
          </m:accPr>
          <m:e>
            <m:r>
              <m:rPr>
                <m:sty m:val="b"/>
              </m:rPr>
              <w:rPr>
                <w:rFonts w:ascii="Cambria Math" w:hAnsi="Cambria Math"/>
              </w:rPr>
              <m:t>y</m:t>
            </m:r>
            <m:ctrlPr>
              <w:rPr>
                <w:rFonts w:ascii="Cambria Math" w:hAnsi="Cambria Math"/>
              </w:rPr>
            </m:ctrlPr>
          </m:e>
        </m:acc>
      </m:oMath>
      <w:r>
        <w:t>, aligned intensity vectors were first constructed. Prior to similarity calculation, all intensity values underwent base-peak normalization. Vector elements corresponding to unobserved or theoretically non-existent fragment ions were zero-padded.</w:t>
      </w:r>
    </w:p>
    <w:p w14:paraId="1F93C48B">
      <w:pPr>
        <w:pStyle w:val="3"/>
        <w:ind w:firstLine="360"/>
      </w:pPr>
      <w:r>
        <w:t>The Spectral Angle (SA) was adopted as the primary metric for spectral matching</w:t>
      </w:r>
      <w:r>
        <w:rPr>
          <w:vertAlign w:val="superscript"/>
        </w:rPr>
        <w:t>7</w:t>
      </w:r>
      <w:r>
        <w:t>. SA strictly quantifies the similarity of intensity distributions based on the angular distance between two vectors in high-dimensional space. Unlike the Pearson Correlation Coefficient (PCC), SA is more sensitive to variations in relative intensities, making it suitable for proteomic spectral matching. It is defined as:</w:t>
      </w:r>
    </w:p>
    <w:p w14:paraId="1F93C48C">
      <w:pPr>
        <w:pStyle w:val="3"/>
        <w:ind w:firstLine="360"/>
      </w:pPr>
      <m:oMathPara>
        <m:oMathParaPr>
          <m:jc m:val="center"/>
        </m:oMathParaPr>
        <m:oMath>
          <m:r>
            <m:rPr>
              <m:nor/>
              <m:sty m:val="p"/>
            </m:rPr>
            <m:t>SA</m:t>
          </m:r>
          <m:r>
            <m:rPr>
              <m:sty m:val="p"/>
            </m:rPr>
            <w:rPr>
              <w:rFonts w:ascii="Cambria Math" w:hAnsi="Cambria Math"/>
            </w:rPr>
            <m:t>(</m:t>
          </m:r>
          <m:r>
            <m:rPr>
              <m:sty m:val="b"/>
            </m:rPr>
            <w:rPr>
              <w:rFonts w:ascii="Cambria Math" w:hAnsi="Cambria Math"/>
            </w:rPr>
            <m:t>y</m:t>
          </m:r>
          <m:r>
            <m:rPr>
              <m:sty m:val="p"/>
            </m:rPr>
            <w:rPr>
              <w:rFonts w:ascii="Cambria Math" w:hAnsi="Cambria Math"/>
            </w:rPr>
            <m:t>,</m:t>
          </m:r>
          <m:acc>
            <m:accPr>
              <m:ctrlPr>
                <w:rPr>
                  <w:rFonts w:ascii="Cambria Math" w:hAnsi="Cambria Math"/>
                </w:rPr>
              </m:ctrlPr>
            </m:accPr>
            <m:e>
              <m:r>
                <m:rPr>
                  <m:sty m:val="b"/>
                </m:rPr>
                <w:rPr>
                  <w:rFonts w:ascii="Cambria Math" w:hAnsi="Cambria Math"/>
                </w:rPr>
                <m:t>y</m:t>
              </m:r>
              <m:ctrlPr>
                <w:rPr>
                  <w:rFonts w:ascii="Cambria Math" w:hAnsi="Cambria Math"/>
                </w:rPr>
              </m:ctrlPr>
            </m:e>
          </m:acc>
          <m:r>
            <m:rPr>
              <m:sty m:val="p"/>
            </m:rPr>
            <w:rPr>
              <w:rFonts w:ascii="Cambria Math" w:hAnsi="Cambria Math"/>
            </w:rPr>
            <m:t>)=</m:t>
          </m:r>
          <m:r>
            <m:rPr/>
            <w:rPr>
              <w:rFonts w:ascii="Cambria Math" w:hAnsi="Cambria Math"/>
            </w:rPr>
            <m:t>1</m:t>
          </m:r>
          <m:r>
            <m:rPr>
              <m:sty m:val="p"/>
            </m:rPr>
            <w:rPr>
              <w:rFonts w:ascii="Cambria Math" w:hAnsi="Cambria Math"/>
            </w:rPr>
            <m:t>−</m:t>
          </m:r>
          <m:f>
            <m:fPr>
              <m:ctrlPr>
                <w:rPr>
                  <w:rFonts w:ascii="Cambria Math" w:hAnsi="Cambria Math"/>
                </w:rPr>
              </m:ctrlPr>
            </m:fPr>
            <m:num>
              <m:r>
                <m:rPr/>
                <w:rPr>
                  <w:rFonts w:ascii="Cambria Math" w:hAnsi="Cambria Math"/>
                </w:rPr>
                <m:t>2</m:t>
              </m:r>
              <m:r>
                <m:rPr>
                  <m:sty m:val="p"/>
                </m:rPr>
                <w:rPr>
                  <w:rFonts w:ascii="Cambria Math" w:hAnsi="Cambria Math"/>
                </w:rPr>
                <m:t>⋅arccos</m:t>
              </m:r>
              <m:d>
                <m:dPr>
                  <m:ctrlPr>
                    <w:rPr>
                      <w:rFonts w:ascii="Cambria Math" w:hAnsi="Cambria Math"/>
                    </w:rPr>
                  </m:ctrlPr>
                </m:dPr>
                <m:e>
                  <m:f>
                    <m:fPr>
                      <m:ctrlPr>
                        <w:rPr>
                          <w:rFonts w:ascii="Cambria Math" w:hAnsi="Cambria Math"/>
                        </w:rPr>
                      </m:ctrlPr>
                    </m:fPr>
                    <m:num>
                      <m:r>
                        <m:rPr>
                          <m:sty m:val="b"/>
                        </m:rPr>
                        <w:rPr>
                          <w:rFonts w:ascii="Cambria Math" w:hAnsi="Cambria Math"/>
                        </w:rPr>
                        <m:t>y</m:t>
                      </m:r>
                      <m:r>
                        <m:rPr>
                          <m:sty m:val="p"/>
                        </m:rPr>
                        <w:rPr>
                          <w:rFonts w:ascii="Cambria Math" w:hAnsi="Cambria Math"/>
                        </w:rPr>
                        <m:t>⋅</m:t>
                      </m:r>
                      <m:acc>
                        <m:accPr>
                          <m:ctrlPr>
                            <w:rPr>
                              <w:rFonts w:ascii="Cambria Math" w:hAnsi="Cambria Math"/>
                            </w:rPr>
                          </m:ctrlPr>
                        </m:accPr>
                        <m:e>
                          <m:r>
                            <m:rPr>
                              <m:sty m:val="b"/>
                            </m:rPr>
                            <w:rPr>
                              <w:rFonts w:ascii="Cambria Math" w:hAnsi="Cambria Math"/>
                            </w:rPr>
                            <m:t>y</m:t>
                          </m:r>
                          <m:ctrlPr>
                            <w:rPr>
                              <w:rFonts w:ascii="Cambria Math" w:hAnsi="Cambria Math"/>
                            </w:rPr>
                          </m:ctrlPr>
                        </m:e>
                      </m:acc>
                      <m:ctrlPr>
                        <w:rPr>
                          <w:rFonts w:ascii="Cambria Math" w:hAnsi="Cambria Math"/>
                        </w:rPr>
                      </m:ctrlPr>
                    </m:num>
                    <m:den>
                      <m:r>
                        <m:rPr>
                          <m:sty m:val="p"/>
                        </m:rPr>
                        <w:rPr>
                          <w:rFonts w:ascii="Cambria Math" w:hAnsi="Cambria Math"/>
                        </w:rPr>
                        <m:t>∥</m:t>
                      </m:r>
                      <m:r>
                        <m:rPr>
                          <m:sty m:val="b"/>
                        </m:rPr>
                        <w:rPr>
                          <w:rFonts w:ascii="Cambria Math" w:hAnsi="Cambria Math"/>
                        </w:rPr>
                        <m:t>y</m:t>
                      </m:r>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acc>
                        <m:accPr>
                          <m:ctrlPr>
                            <w:rPr>
                              <w:rFonts w:ascii="Cambria Math" w:hAnsi="Cambria Math"/>
                            </w:rPr>
                          </m:ctrlPr>
                        </m:accPr>
                        <m:e>
                          <m:r>
                            <m:rPr>
                              <m:sty m:val="b"/>
                            </m:rPr>
                            <w:rPr>
                              <w:rFonts w:ascii="Cambria Math" w:hAnsi="Cambria Math"/>
                            </w:rPr>
                            <m:t>y</m:t>
                          </m:r>
                          <m:ctrlPr>
                            <w:rPr>
                              <w:rFonts w:ascii="Cambria Math" w:hAnsi="Cambria Math"/>
                            </w:rPr>
                          </m:ctrlPr>
                        </m:e>
                      </m:acc>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num>
            <m:den>
              <m:r>
                <m:rPr/>
                <w:rPr>
                  <w:rFonts w:ascii="Cambria Math" w:hAnsi="Cambria Math"/>
                </w:rPr>
                <m:t>π</m:t>
              </m:r>
              <m:ctrlPr>
                <w:rPr>
                  <w:rFonts w:ascii="Cambria Math" w:hAnsi="Cambria Math"/>
                </w:rPr>
              </m:ctrlPr>
            </m:den>
          </m:f>
        </m:oMath>
      </m:oMathPara>
    </w:p>
    <w:p w14:paraId="1F93C48D">
      <w:pPr>
        <w:pStyle w:val="31"/>
      </w:pPr>
      <w:r>
        <w:t xml:space="preserve">This formula maps the angular range to a similarity space of </w:t>
      </w:r>
      <m:oMath>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1</m:t>
        </m:r>
        <m:r>
          <m:rPr>
            <m:sty m:val="p"/>
          </m:rPr>
          <w:rPr>
            <w:rFonts w:ascii="Cambria Math" w:hAnsi="Cambria Math"/>
          </w:rPr>
          <m:t>]</m:t>
        </m:r>
      </m:oMath>
      <w:r>
        <w:t>, where 1 represents identical fragmentation patterns and 0 represents orthogonality.</w:t>
      </w:r>
    </w:p>
    <w:bookmarkEnd w:id="15"/>
    <w:p w14:paraId="1F93C48E">
      <w:pPr>
        <w:pStyle w:val="4"/>
        <w:jc w:val="both"/>
        <w:rPr>
          <w:color w:val="auto"/>
          <w:sz w:val="21"/>
          <w:szCs w:val="21"/>
        </w:rPr>
      </w:pPr>
      <w:bookmarkStart w:id="16" w:name="training-strategy"/>
      <w:r>
        <w:rPr>
          <w:color w:val="auto"/>
          <w:sz w:val="21"/>
          <w:szCs w:val="21"/>
        </w:rPr>
        <w:t>Training Strategy</w:t>
      </w:r>
    </w:p>
    <w:p w14:paraId="1F93C48F">
      <w:pPr>
        <w:pStyle w:val="31"/>
      </w:pPr>
      <w:r>
        <w:t xml:space="preserve">To directly optimize for spectral similarity, we constructed the Masked Spectral Distance (MSD) as the objective loss function </w:t>
      </w:r>
      <m:oMath>
        <m:r>
          <m:rPr>
            <m:sty m:val="p"/>
            <m:scr m:val="script"/>
          </m:rPr>
          <w:rPr>
            <w:rFonts w:ascii="Cambria Math" w:hAnsi="Cambria Math"/>
          </w:rPr>
          <m:t>ℒ</m:t>
        </m:r>
      </m:oMath>
      <w:r>
        <w:t>. This loss dynamically excludes physically impossible fragment ions (e.g., positions corresponding to out-of-range masses or invalid charge states) via a masking mechanism. Its mathematical form is defined as the complement of the normalized spectral angle:</w:t>
      </w:r>
    </w:p>
    <w:p w14:paraId="1F93C490">
      <w:pPr>
        <w:pStyle w:val="3"/>
        <w:ind w:firstLine="360"/>
      </w:pPr>
      <m:oMathPara>
        <m:oMathParaPr>
          <m:jc m:val="center"/>
        </m:oMathParaPr>
        <m:oMath>
          <m:r>
            <m:rPr>
              <m:sty m:val="p"/>
              <m:scr m:val="script"/>
            </m:rPr>
            <w:rPr>
              <w:rFonts w:ascii="Cambria Math" w:hAnsi="Cambria Math"/>
            </w:rPr>
            <m:t>ℒ=</m:t>
          </m:r>
          <m:r>
            <m:rPr/>
            <w:rPr>
              <w:rFonts w:ascii="Cambria Math" w:hAnsi="Cambria Math"/>
            </w:rPr>
            <m:t>1</m:t>
          </m:r>
          <m:r>
            <m:rPr>
              <m:sty m:val="p"/>
            </m:rPr>
            <w:rPr>
              <w:rFonts w:ascii="Cambria Math" w:hAnsi="Cambria Math"/>
            </w:rPr>
            <m:t>−</m:t>
          </m:r>
          <m:r>
            <m:rPr>
              <m:nor/>
              <m:sty m:val="p"/>
            </m:rPr>
            <m:t>SA</m:t>
          </m:r>
          <m:r>
            <m:rPr>
              <m:sty m:val="p"/>
            </m:rPr>
            <w:rPr>
              <w:rFonts w:ascii="Cambria Math" w:hAnsi="Cambria Math"/>
            </w:rPr>
            <m:t>(</m:t>
          </m:r>
          <m:r>
            <m:rPr>
              <m:sty m:val="b"/>
            </m:rPr>
            <w:rPr>
              <w:rFonts w:ascii="Cambria Math" w:hAnsi="Cambria Math"/>
            </w:rPr>
            <m:t>y</m:t>
          </m:r>
          <m:r>
            <m:rPr>
              <m:sty m:val="p"/>
            </m:rPr>
            <w:rPr>
              <w:rFonts w:ascii="Cambria Math" w:hAnsi="Cambria Math"/>
            </w:rPr>
            <m:t>,</m:t>
          </m:r>
          <m:acc>
            <m:accPr>
              <m:ctrlPr>
                <w:rPr>
                  <w:rFonts w:ascii="Cambria Math" w:hAnsi="Cambria Math"/>
                </w:rPr>
              </m:ctrlPr>
            </m:accPr>
            <m:e>
              <m:r>
                <m:rPr>
                  <m:sty m:val="b"/>
                </m:rPr>
                <w:rPr>
                  <w:rFonts w:ascii="Cambria Math" w:hAnsi="Cambria Math"/>
                </w:rPr>
                <m:t>y</m:t>
              </m:r>
              <m:ctrlPr>
                <w:rPr>
                  <w:rFonts w:ascii="Cambria Math" w:hAnsi="Cambria Math"/>
                </w:rPr>
              </m:ctrlPr>
            </m:e>
          </m:acc>
          <m:r>
            <m:rPr>
              <m:sty m:val="p"/>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r>
                <m:rPr/>
                <w:rPr>
                  <w:rFonts w:ascii="Cambria Math" w:hAnsi="Cambria Math"/>
                </w:rPr>
                <m:t>π</m:t>
              </m:r>
              <m:ctrlPr>
                <w:rPr>
                  <w:rFonts w:ascii="Cambria Math" w:hAnsi="Cambria Math"/>
                </w:rPr>
              </m:ctrlPr>
            </m:den>
          </m:f>
          <m:r>
            <m:rPr>
              <m:sty m:val="p"/>
            </m:rPr>
            <w:rPr>
              <w:rFonts w:ascii="Cambria Math" w:hAnsi="Cambria Math"/>
            </w:rPr>
            <m:t>arccos</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
                        </m:rPr>
                        <w:rPr>
                          <w:rFonts w:ascii="Cambria Math" w:hAnsi="Cambria Math"/>
                        </w:rPr>
                        <m:t>y</m:t>
                      </m:r>
                      <m:ctrlPr>
                        <w:rPr>
                          <w:rFonts w:ascii="Cambria Math" w:hAnsi="Cambria Math"/>
                        </w:rPr>
                      </m:ctrlPr>
                    </m:e>
                    <m:sub>
                      <m:r>
                        <m:rPr>
                          <m:nor/>
                          <m:sty m:val="p"/>
                        </m:rPr>
                        <m:t>masked</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ctrlPr>
                            <w:rPr>
                              <w:rFonts w:ascii="Cambria Math" w:hAnsi="Cambria Math"/>
                            </w:rPr>
                          </m:ctrlPr>
                        </m:e>
                      </m:acc>
                      <m:ctrlPr>
                        <w:rPr>
                          <w:rFonts w:ascii="Cambria Math" w:hAnsi="Cambria Math"/>
                        </w:rPr>
                      </m:ctrlPr>
                    </m:e>
                    <m:sub>
                      <m:r>
                        <m:rPr>
                          <m:nor/>
                          <m:sty m:val="p"/>
                        </m:rPr>
                        <m:t>masked</m:t>
                      </m:r>
                      <m:ctrlPr>
                        <w:rPr>
                          <w:rFonts w:ascii="Cambria Math" w:hAnsi="Cambria Math"/>
                        </w:rPr>
                      </m:ctrlPr>
                    </m:sub>
                  </m:sSub>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b"/>
                        </m:rPr>
                        <w:rPr>
                          <w:rFonts w:ascii="Cambria Math" w:hAnsi="Cambria Math"/>
                        </w:rPr>
                        <m:t>y</m:t>
                      </m:r>
                      <m:ctrlPr>
                        <w:rPr>
                          <w:rFonts w:ascii="Cambria Math" w:hAnsi="Cambria Math"/>
                        </w:rPr>
                      </m:ctrlPr>
                    </m:e>
                    <m:sub>
                      <m:r>
                        <m:rPr>
                          <m:nor/>
                          <m:sty m:val="p"/>
                        </m:rPr>
                        <m:t>masked</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ctrlPr>
                            <w:rPr>
                              <w:rFonts w:ascii="Cambria Math" w:hAnsi="Cambria Math"/>
                            </w:rPr>
                          </m:ctrlPr>
                        </m:e>
                      </m:acc>
                      <m:ctrlPr>
                        <w:rPr>
                          <w:rFonts w:ascii="Cambria Math" w:hAnsi="Cambria Math"/>
                        </w:rPr>
                      </m:ctrlPr>
                    </m:e>
                    <m:sub>
                      <m:r>
                        <m:rPr>
                          <m:nor/>
                          <m:sty m:val="p"/>
                        </m:rPr>
                        <m:t>masked</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ϵ</m:t>
                  </m:r>
                  <m:ctrlPr>
                    <w:rPr>
                      <w:rFonts w:ascii="Cambria Math" w:hAnsi="Cambria Math"/>
                    </w:rPr>
                  </m:ctrlPr>
                </m:den>
              </m:f>
              <m:ctrlPr>
                <w:rPr>
                  <w:rFonts w:ascii="Cambria Math" w:hAnsi="Cambria Math"/>
                </w:rPr>
              </m:ctrlPr>
            </m:e>
          </m:d>
        </m:oMath>
      </m:oMathPara>
    </w:p>
    <w:p w14:paraId="1F93C491">
      <w:pPr>
        <w:pStyle w:val="31"/>
      </w:pPr>
      <w:r>
        <w:t xml:space="preserve">where </w:t>
      </w:r>
      <m:oMath>
        <m:sSub>
          <m:sSubPr>
            <m:ctrlPr>
              <w:rPr>
                <w:rFonts w:ascii="Cambria Math" w:hAnsi="Cambria Math"/>
              </w:rPr>
            </m:ctrlPr>
          </m:sSubPr>
          <m:e>
            <m:r>
              <m:rPr>
                <m:sty m:val="b"/>
              </m:rPr>
              <w:rPr>
                <w:rFonts w:ascii="Cambria Math" w:hAnsi="Cambria Math"/>
              </w:rPr>
              <m:t>y</m:t>
            </m:r>
            <m:ctrlPr>
              <w:rPr>
                <w:rFonts w:ascii="Cambria Math" w:hAnsi="Cambria Math"/>
              </w:rPr>
            </m:ctrlPr>
          </m:e>
          <m:sub>
            <m:r>
              <m:rPr>
                <m:nor/>
                <m:sty m:val="p"/>
              </m:rPr>
              <m:t>masked</m:t>
            </m:r>
            <m:ctrlPr>
              <w:rPr>
                <w:rFonts w:ascii="Cambria Math" w:hAnsi="Cambria Math"/>
              </w:rPr>
            </m:ctrlPr>
          </m:sub>
        </m:sSub>
      </m:oMath>
      <w:r>
        <w:t xml:space="preserve"> and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ctrlPr>
                  <w:rPr>
                    <w:rFonts w:ascii="Cambria Math" w:hAnsi="Cambria Math"/>
                  </w:rPr>
                </m:ctrlPr>
              </m:e>
            </m:acc>
            <m:ctrlPr>
              <w:rPr>
                <w:rFonts w:ascii="Cambria Math" w:hAnsi="Cambria Math"/>
              </w:rPr>
            </m:ctrlPr>
          </m:e>
          <m:sub>
            <m:r>
              <m:rPr>
                <m:nor/>
                <m:sty m:val="p"/>
              </m:rPr>
              <m:t>masked</m:t>
            </m:r>
            <m:ctrlPr>
              <w:rPr>
                <w:rFonts w:ascii="Cambria Math" w:hAnsi="Cambria Math"/>
              </w:rPr>
            </m:ctrlPr>
          </m:sub>
        </m:sSub>
      </m:oMath>
      <w:r>
        <w:t xml:space="preserve"> represent the sub-vectors of valid positions after applying the mask. A small constant </w:t>
      </w:r>
      <m:oMath>
        <m:r>
          <m:rPr/>
          <w:rPr>
            <w:rFonts w:ascii="Cambria Math" w:hAnsi="Cambria Math"/>
          </w:rPr>
          <m:t>ϵ</m:t>
        </m:r>
        <m:r>
          <m:rPr>
            <m:sty m:val="p"/>
          </m:rPr>
          <w:rPr>
            <w:rFonts w:ascii="Cambria Math" w:hAnsi="Cambria Math"/>
          </w:rPr>
          <m:t>=</m:t>
        </m:r>
        <m:r>
          <m:rPr/>
          <w:rPr>
            <w:rFonts w:ascii="Cambria Math" w:hAnsi="Cambria Math"/>
          </w:rPr>
          <m:t>1</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7</m:t>
            </m:r>
            <m:ctrlPr>
              <w:rPr>
                <w:rFonts w:ascii="Cambria Math" w:hAnsi="Cambria Math"/>
              </w:rPr>
            </m:ctrlPr>
          </m:sup>
        </m:sSup>
      </m:oMath>
      <w:r>
        <w:t xml:space="preserve"> was added to the denominator to ensure numerical stability. Model parameters were optimized using the AdamW algorithm</w:t>
      </w:r>
      <w:r>
        <w:rPr>
          <w:rFonts w:cs="Times New Roman"/>
          <w:vertAlign w:val="superscript"/>
        </w:rPr>
        <w:t>40</w:t>
      </w:r>
      <w:r>
        <w:t xml:space="preserve"> with an initial learning rate of 0.001, coupled with a cosine annealing scheduler with warm-up (linearly increasing the learning rate over the first 4000 steps, followed by cosine decay). Training was performed on a single NVIDIA RTX 4090 GPU (24 GB VRAM) with a batch size of 512. The model converged at the 57th epoch, taking approximately 2 day</w:t>
      </w:r>
      <w:ins w:id="170" w:author="Miaoyan Gao" w:date="2026-02-04T17:15:00Z">
        <w:r>
          <w:rPr>
            <w:rFonts w:hint="eastAsia"/>
          </w:rPr>
          <w:t>s</w:t>
        </w:r>
      </w:ins>
      <w:r>
        <w:t xml:space="preserve">. </w:t>
      </w:r>
      <w:ins w:id="171" w:author="Miaoyan Gao" w:date="2026-02-04T17:16:00Z">
        <w:r>
          <w:rPr/>
          <w:t>To rigorously evaluate generalization, we split data at the unique precursor level (sequence, charge, NCE and fragmentation mode), ensuring no overlap between partitions</w:t>
        </w:r>
      </w:ins>
      <w:ins w:id="172" w:author="Miaoyan Gao" w:date="2026-02-04T17:16:00Z">
        <w:r>
          <w:rPr>
            <w:rFonts w:hint="eastAsia"/>
          </w:rPr>
          <w:t>.</w:t>
        </w:r>
      </w:ins>
    </w:p>
    <w:bookmarkEnd w:id="16"/>
    <w:p w14:paraId="1F93C492">
      <w:pPr>
        <w:pStyle w:val="4"/>
        <w:jc w:val="both"/>
        <w:rPr>
          <w:color w:val="auto"/>
          <w:sz w:val="21"/>
          <w:szCs w:val="21"/>
        </w:rPr>
      </w:pPr>
      <w:bookmarkStart w:id="17" w:name="internal-fragment-ion-evaluation"/>
      <w:r>
        <w:rPr>
          <w:color w:val="auto"/>
          <w:sz w:val="21"/>
          <w:szCs w:val="21"/>
        </w:rPr>
        <w:t>Internal Ion Evaluation</w:t>
      </w:r>
    </w:p>
    <w:p w14:paraId="1F93C493">
      <w:pPr>
        <w:pStyle w:val="31"/>
      </w:pPr>
      <w:r>
        <w:t xml:space="preserve">To comprehensively evaluate the value of </w:t>
      </w:r>
      <w:r>
        <w:rPr>
          <w:rFonts w:hint="eastAsia"/>
        </w:rPr>
        <w:t>internal fragment ions</w:t>
      </w:r>
      <w:r>
        <w:t xml:space="preserve"> in mass spectrometry data interpretation and model prediction, we established a quantitative evaluation system including sequence coverage, signal-to-noise ratio (SNR), and intensity contribution.</w:t>
      </w:r>
    </w:p>
    <w:p w14:paraId="1F93C494">
      <w:pPr>
        <w:pStyle w:val="5"/>
        <w:jc w:val="both"/>
        <w:rPr>
          <w:rStyle w:val="28"/>
          <w:b w:val="0"/>
          <w:bCs/>
        </w:rPr>
      </w:pPr>
      <w:bookmarkStart w:id="18" w:name="definition-and-representation"/>
      <w:r>
        <w:rPr>
          <w:rStyle w:val="28"/>
        </w:rPr>
        <w:t>Definition and Representation</w:t>
      </w:r>
      <w:r>
        <w:rPr>
          <w:rStyle w:val="28"/>
          <w:rFonts w:hint="eastAsia"/>
        </w:rPr>
        <w:t xml:space="preserve">. </w:t>
      </w:r>
      <w:r>
        <w:rPr>
          <w:rStyle w:val="28"/>
          <w:rFonts w:hint="eastAsia"/>
          <w:b w:val="0"/>
          <w:bCs/>
        </w:rPr>
        <w:t>internal fragment ions</w:t>
      </w:r>
      <w:r>
        <w:rPr>
          <w:rStyle w:val="28"/>
          <w:b w:val="0"/>
          <w:bCs/>
        </w:rPr>
        <w:t xml:space="preserve"> originate from two cleavage events along the peptide backbone. In this study, </w:t>
      </w:r>
      <w:r>
        <w:rPr>
          <w:rStyle w:val="28"/>
          <w:rFonts w:hint="eastAsia"/>
          <w:b w:val="0"/>
          <w:bCs/>
        </w:rPr>
        <w:t>internal fragment ions</w:t>
      </w:r>
      <w:r>
        <w:rPr>
          <w:rStyle w:val="28"/>
          <w:b w:val="0"/>
          <w:bCs/>
        </w:rPr>
        <w:t xml:space="preserve"> are denoted as </w:t>
      </w:r>
      <m:oMath>
        <m:sSub>
          <m:sSubPr>
            <m:ctrlPr>
              <w:rPr>
                <w:rStyle w:val="28"/>
                <w:rFonts w:ascii="Cambria Math" w:hAnsi="Cambria Math"/>
                <w:b w:val="0"/>
                <w:bCs/>
              </w:rPr>
            </m:ctrlPr>
          </m:sSubPr>
          <m:e>
            <m:r>
              <m:rPr>
                <m:sty m:val="b"/>
              </m:rPr>
              <w:rPr>
                <w:rStyle w:val="28"/>
                <w:rFonts w:ascii="Cambria Math" w:hAnsi="Cambria Math"/>
              </w:rPr>
              <m:t>m</m:t>
            </m:r>
            <m:ctrlPr>
              <w:rPr>
                <w:rStyle w:val="28"/>
                <w:rFonts w:ascii="Cambria Math" w:hAnsi="Cambria Math"/>
                <w:b w:val="0"/>
                <w:bCs/>
              </w:rPr>
            </m:ctrlPr>
          </m:e>
          <m:sub>
            <m:r>
              <m:rPr>
                <m:sty m:val="b"/>
              </m:rPr>
              <w:rPr>
                <w:rStyle w:val="28"/>
                <w:rFonts w:ascii="Cambria Math" w:hAnsi="Cambria Math"/>
              </w:rPr>
              <m:t>x:y</m:t>
            </m:r>
            <m:ctrlPr>
              <w:rPr>
                <w:rStyle w:val="28"/>
                <w:rFonts w:ascii="Cambria Math" w:hAnsi="Cambria Math"/>
                <w:b w:val="0"/>
                <w:bCs/>
              </w:rPr>
            </m:ctrlPr>
          </m:sub>
        </m:sSub>
      </m:oMath>
      <w:r>
        <w:rPr>
          <w:rStyle w:val="28"/>
          <w:b w:val="0"/>
          <w:bCs/>
        </w:rPr>
        <w:t xml:space="preserve">, where </w:t>
      </w:r>
      <m:oMath>
        <m:r>
          <m:rPr>
            <m:sty m:val="b"/>
          </m:rPr>
          <w:rPr>
            <w:rStyle w:val="28"/>
            <w:rFonts w:ascii="Cambria Math" w:hAnsi="Cambria Math"/>
          </w:rPr>
          <m:t>x</m:t>
        </m:r>
      </m:oMath>
      <w:r>
        <w:rPr>
          <w:rStyle w:val="28"/>
          <w:b w:val="0"/>
          <w:bCs/>
        </w:rPr>
        <w:t xml:space="preserve"> and </w:t>
      </w:r>
      <m:oMath>
        <m:r>
          <m:rPr>
            <m:sty m:val="b"/>
          </m:rPr>
          <w:rPr>
            <w:rStyle w:val="28"/>
            <w:rFonts w:ascii="Cambria Math" w:hAnsi="Cambria Math"/>
          </w:rPr>
          <m:t>y</m:t>
        </m:r>
      </m:oMath>
      <w:r>
        <w:rPr>
          <w:rStyle w:val="28"/>
          <w:b w:val="0"/>
          <w:bCs/>
        </w:rPr>
        <w:t xml:space="preserve"> represent the start and end cleavage site indices, respectively. The ion consists of the continuous amino acid sequence from residue </w:t>
      </w:r>
      <m:oMath>
        <m:r>
          <m:rPr>
            <m:sty m:val="b"/>
          </m:rPr>
          <w:rPr>
            <w:rStyle w:val="28"/>
            <w:rFonts w:ascii="Cambria Math" w:hAnsi="Cambria Math"/>
          </w:rPr>
          <m:t>x</m:t>
        </m:r>
      </m:oMath>
      <w:r>
        <w:rPr>
          <w:rStyle w:val="28"/>
          <w:b w:val="0"/>
          <w:bCs/>
        </w:rPr>
        <w:t xml:space="preserve"> to </w:t>
      </w:r>
      <m:oMath>
        <m:r>
          <m:rPr>
            <m:sty m:val="b"/>
          </m:rPr>
          <w:rPr>
            <w:rStyle w:val="28"/>
            <w:rFonts w:ascii="Cambria Math" w:hAnsi="Cambria Math"/>
          </w:rPr>
          <m:t>y+1</m:t>
        </m:r>
      </m:oMath>
      <w:r>
        <w:rPr>
          <w:rStyle w:val="28"/>
          <w:b w:val="0"/>
          <w:bCs/>
        </w:rPr>
        <w:t xml:space="preserve"> (subject to the constraint </w:t>
      </w:r>
      <m:oMath>
        <m:r>
          <m:rPr>
            <m:sty m:val="b"/>
          </m:rPr>
          <w:rPr>
            <w:rStyle w:val="28"/>
            <w:rFonts w:ascii="Cambria Math" w:hAnsi="Cambria Math"/>
          </w:rPr>
          <m:t>2≤x&lt;y≤L−1</m:t>
        </m:r>
      </m:oMath>
      <w:r>
        <w:rPr>
          <w:rStyle w:val="28"/>
          <w:b w:val="0"/>
          <w:bCs/>
        </w:rPr>
        <w:t xml:space="preserve">, where </w:t>
      </w:r>
      <m:oMath>
        <m:r>
          <m:rPr>
            <m:sty m:val="b"/>
          </m:rPr>
          <w:rPr>
            <w:rStyle w:val="28"/>
            <w:rFonts w:ascii="Cambria Math" w:hAnsi="Cambria Math"/>
          </w:rPr>
          <m:t>L</m:t>
        </m:r>
      </m:oMath>
      <w:r>
        <w:rPr>
          <w:rStyle w:val="28"/>
          <w:b w:val="0"/>
          <w:bCs/>
        </w:rPr>
        <w:t xml:space="preserve"> is the peptide length). In the output matrix of the MS2Int model, </w:t>
      </w:r>
      <w:r>
        <w:rPr>
          <w:rStyle w:val="28"/>
          <w:rFonts w:hint="eastAsia"/>
          <w:b w:val="0"/>
          <w:bCs/>
        </w:rPr>
        <w:t>internal fragment ions</w:t>
      </w:r>
      <w:r>
        <w:rPr>
          <w:rStyle w:val="28"/>
          <w:b w:val="0"/>
          <w:bCs/>
        </w:rPr>
        <w:t xml:space="preserve"> are explicitly mapped to specific tensor positions: row </w:t>
      </w:r>
      <m:oMath>
        <m:r>
          <m:rPr>
            <m:sty m:val="b"/>
          </m:rPr>
          <w:rPr>
            <w:rStyle w:val="28"/>
            <w:rFonts w:ascii="Cambria Math" w:hAnsi="Cambria Math"/>
          </w:rPr>
          <m:t>i</m:t>
        </m:r>
      </m:oMath>
      <w:r>
        <w:rPr>
          <w:rStyle w:val="28"/>
          <w:b w:val="0"/>
          <w:bCs/>
        </w:rPr>
        <w:t xml:space="preserve"> and column </w:t>
      </w:r>
      <m:oMath>
        <m:r>
          <m:rPr>
            <m:sty m:val="b"/>
          </m:rPr>
          <w:rPr>
            <w:rStyle w:val="28"/>
            <w:rFonts w:ascii="Cambria Math" w:hAnsi="Cambria Math"/>
          </w:rPr>
          <m:t>j</m:t>
        </m:r>
      </m:oMath>
      <w:r>
        <w:rPr>
          <w:rStyle w:val="28"/>
          <w:b w:val="0"/>
          <w:bCs/>
        </w:rPr>
        <w:t xml:space="preserve"> (for </w:t>
      </w:r>
      <m:oMath>
        <m:r>
          <m:rPr>
            <m:sty m:val="b"/>
          </m:rPr>
          <w:rPr>
            <w:rStyle w:val="28"/>
            <w:rFonts w:ascii="Cambria Math" w:hAnsi="Cambria Math"/>
          </w:rPr>
          <m:t>j≥4</m:t>
        </m:r>
      </m:oMath>
      <w:r>
        <w:rPr>
          <w:rStyle w:val="28"/>
          <w:b w:val="0"/>
          <w:bCs/>
        </w:rPr>
        <w:t xml:space="preserve">) correspond to the intensity of the internal ion </w:t>
      </w:r>
      <m:oMath>
        <m:sSub>
          <m:sSubPr>
            <m:ctrlPr>
              <w:rPr>
                <w:rStyle w:val="28"/>
                <w:rFonts w:ascii="Cambria Math" w:hAnsi="Cambria Math"/>
                <w:b w:val="0"/>
                <w:bCs/>
              </w:rPr>
            </m:ctrlPr>
          </m:sSubPr>
          <m:e>
            <m:r>
              <m:rPr>
                <m:sty m:val="b"/>
              </m:rPr>
              <w:rPr>
                <w:rStyle w:val="28"/>
                <w:rFonts w:ascii="Cambria Math" w:hAnsi="Cambria Math"/>
              </w:rPr>
              <m:t>m</m:t>
            </m:r>
            <m:ctrlPr>
              <w:rPr>
                <w:rStyle w:val="28"/>
                <w:rFonts w:ascii="Cambria Math" w:hAnsi="Cambria Math"/>
                <w:b w:val="0"/>
                <w:bCs/>
              </w:rPr>
            </m:ctrlPr>
          </m:e>
          <m:sub>
            <m:r>
              <m:rPr>
                <m:sty m:val="b"/>
              </m:rPr>
              <w:rPr>
                <w:rStyle w:val="28"/>
                <w:rFonts w:ascii="Cambria Math" w:hAnsi="Cambria Math"/>
              </w:rPr>
              <m:t>(i+2):(i+j−1)</m:t>
            </m:r>
            <m:ctrlPr>
              <w:rPr>
                <w:rStyle w:val="28"/>
                <w:rFonts w:ascii="Cambria Math" w:hAnsi="Cambria Math"/>
                <w:b w:val="0"/>
                <w:bCs/>
              </w:rPr>
            </m:ctrlPr>
          </m:sub>
        </m:sSub>
      </m:oMath>
      <w:r>
        <w:rPr>
          <w:rStyle w:val="28"/>
          <w:b w:val="0"/>
          <w:bCs/>
        </w:rPr>
        <w:t xml:space="preserve"> with a fixed +1 charge state.</w:t>
      </w:r>
    </w:p>
    <w:bookmarkEnd w:id="18"/>
    <w:p w14:paraId="1F93C495">
      <w:pPr>
        <w:pStyle w:val="5"/>
        <w:jc w:val="both"/>
      </w:pPr>
      <w:bookmarkStart w:id="19" w:name="sequence-coverage"/>
      <w:r>
        <w:rPr>
          <w:rStyle w:val="28"/>
        </w:rPr>
        <w:t>Sequence Coverage</w:t>
      </w:r>
      <w:r>
        <w:rPr>
          <w:rStyle w:val="28"/>
          <w:rFonts w:hint="eastAsia"/>
        </w:rPr>
        <w:t xml:space="preserve">. </w:t>
      </w:r>
      <w:r>
        <w:rPr>
          <w:rStyle w:val="28"/>
          <w:b w:val="0"/>
          <w:bCs/>
        </w:rPr>
        <w:t xml:space="preserve">Sequence coverage measures the completeness of peptide backbone interpretation by fragment ions. For a peptide of length </w:t>
      </w:r>
      <m:oMath>
        <m:r>
          <m:rPr>
            <m:sty m:val="b"/>
          </m:rPr>
          <w:rPr>
            <w:rStyle w:val="28"/>
            <w:rFonts w:ascii="Cambria Math" w:hAnsi="Cambria Math"/>
          </w:rPr>
          <m:t>L</m:t>
        </m:r>
      </m:oMath>
      <w:r>
        <w:rPr>
          <w:rStyle w:val="28"/>
          <w:b w:val="0"/>
          <w:bCs/>
        </w:rPr>
        <w:t xml:space="preserve">, the backbone contains </w:t>
      </w:r>
      <m:oMath>
        <m:r>
          <m:rPr>
            <m:sty m:val="b"/>
          </m:rPr>
          <w:rPr>
            <w:rStyle w:val="28"/>
            <w:rFonts w:ascii="Cambria Math" w:hAnsi="Cambria Math"/>
          </w:rPr>
          <m:t>L−1</m:t>
        </m:r>
      </m:oMath>
      <w:r>
        <w:rPr>
          <w:rStyle w:val="28"/>
          <w:b w:val="0"/>
          <w:bCs/>
        </w:rPr>
        <w:t xml:space="preserve"> theoretical breakpoints. Coverage is defined as:</w:t>
      </w:r>
    </w:p>
    <w:p w14:paraId="1F93C496">
      <w:pPr>
        <w:pStyle w:val="3"/>
        <w:ind w:firstLine="360"/>
      </w:pPr>
      <m:oMathPara>
        <m:oMathParaPr>
          <m:jc m:val="center"/>
        </m:oMathParaPr>
        <m:oMath>
          <m:r>
            <m:rPr>
              <m:nor/>
              <m:sty m:val="p"/>
            </m:rPr>
            <m:t>Coverage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m:t>detected</m:t>
                  </m:r>
                  <m:ctrlPr>
                    <w:rPr>
                      <w:rFonts w:ascii="Cambria Math" w:hAnsi="Cambria Math"/>
                    </w:rPr>
                  </m:ctrlPr>
                </m:sub>
              </m:sSub>
              <m:ctrlPr>
                <w:rPr>
                  <w:rFonts w:ascii="Cambria Math" w:hAnsi="Cambria Math"/>
                </w:rPr>
              </m:ctrlPr>
            </m:num>
            <m:den>
              <m:r>
                <m:rPr/>
                <w:rPr>
                  <w:rFonts w:ascii="Cambria Math" w:hAnsi="Cambria Math"/>
                </w:rPr>
                <m:t>L</m:t>
              </m:r>
              <m:r>
                <m:rPr>
                  <m:sty m:val="p"/>
                </m:rPr>
                <w:rPr>
                  <w:rFonts w:ascii="Cambria Math" w:hAnsi="Cambria Math"/>
                </w:rPr>
                <m:t>−</m:t>
              </m:r>
              <m:r>
                <m:rPr/>
                <w:rPr>
                  <w:rFonts w:ascii="Cambria Math" w:hAnsi="Cambria Math"/>
                </w:rPr>
                <m:t>1</m:t>
              </m:r>
              <m:ctrlPr>
                <w:rPr>
                  <w:rFonts w:ascii="Cambria Math" w:hAnsi="Cambria Math"/>
                </w:rPr>
              </m:ctrlPr>
            </m:den>
          </m:f>
        </m:oMath>
      </m:oMathPara>
    </w:p>
    <w:p w14:paraId="1F93C497">
      <w:pPr>
        <w:pStyle w:val="31"/>
      </w:pPr>
      <w:r>
        <w:t xml:space="preserve">where </w:t>
      </w:r>
      <m:oMath>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m:t>detected</m:t>
            </m:r>
            <m:ctrlPr>
              <w:rPr>
                <w:rFonts w:ascii="Cambria Math" w:hAnsi="Cambria Math"/>
              </w:rPr>
            </m:ctrlPr>
          </m:sub>
        </m:sSub>
      </m:oMath>
      <w:r>
        <w:t xml:space="preserve"> is the number of successfully matched breakpoints in the experimental spectrum. Breakpoint identification is based on the presence of specific ion types (with a normalized intensity threshold </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thresh</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oMath>
      <w:r>
        <w:t>):  Terminal ions (</w:t>
      </w:r>
      <m:oMath>
        <m:r>
          <m:rPr/>
          <w:rPr>
            <w:rFonts w:ascii="Cambria Math" w:hAnsi="Cambria Math"/>
          </w:rPr>
          <m:t>b</m:t>
        </m:r>
        <m:r>
          <m:rPr>
            <m:sty m:val="p"/>
          </m:rPr>
          <w:rPr>
            <w:rFonts w:ascii="Cambria Math" w:hAnsi="Cambria Math"/>
          </w:rPr>
          <m:t>/</m:t>
        </m:r>
        <m:r>
          <m:rPr/>
          <w:rPr>
            <w:rFonts w:ascii="Cambria Math" w:hAnsi="Cambria Math"/>
          </w:rPr>
          <m:t>y</m:t>
        </m:r>
      </m:oMath>
      <w:r>
        <w:t xml:space="preserve">): Detection of </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n</m:t>
            </m:r>
            <m:ctrlPr>
              <w:rPr>
                <w:rFonts w:ascii="Cambria Math" w:hAnsi="Cambria Math"/>
              </w:rPr>
            </m:ctrlPr>
          </m:sub>
        </m:sSub>
      </m:oMath>
      <w:r>
        <w:t xml:space="preserve"> or </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L</m:t>
            </m:r>
            <m:r>
              <m:rPr>
                <m:sty m:val="p"/>
              </m:rPr>
              <w:rPr>
                <w:rFonts w:ascii="Cambria Math" w:hAnsi="Cambria Math"/>
              </w:rPr>
              <m:t>−</m:t>
            </m:r>
            <m:r>
              <m:rPr/>
              <w:rPr>
                <w:rFonts w:ascii="Cambria Math" w:hAnsi="Cambria Math"/>
              </w:rPr>
              <m:t>n</m:t>
            </m:r>
            <m:ctrlPr>
              <w:rPr>
                <w:rFonts w:ascii="Cambria Math" w:hAnsi="Cambria Math"/>
              </w:rPr>
            </m:ctrlPr>
          </m:sub>
        </m:sSub>
      </m:oMath>
      <w:r>
        <w:t xml:space="preserve"> ions with normalized intensity </w:t>
      </w:r>
      <m:oMath>
        <m:r>
          <m:rPr>
            <m:sty m:val="p"/>
          </m:rPr>
          <w:rPr>
            <w:rFonts w:ascii="Cambria Math" w:hAnsi="Cambria Math"/>
          </w:rPr>
          <m:t>&gt;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thresh</m:t>
            </m:r>
            <m:ctrlPr>
              <w:rPr>
                <w:rFonts w:ascii="Cambria Math" w:hAnsi="Cambria Math"/>
              </w:rPr>
            </m:ctrlPr>
          </m:sub>
        </m:sSub>
      </m:oMath>
      <w:r>
        <w:t xml:space="preserve"> confirms coverage of the </w:t>
      </w:r>
      <m:oMath>
        <m:r>
          <m:rPr/>
          <w:rPr>
            <w:rFonts w:ascii="Cambria Math" w:hAnsi="Cambria Math"/>
          </w:rPr>
          <m:t>n</m:t>
        </m:r>
      </m:oMath>
      <w:r>
        <w:t xml:space="preserve">-th breakpoint (from the N-terminus). </w:t>
      </w:r>
      <w:r>
        <w:rPr>
          <w:rFonts w:hint="eastAsia"/>
        </w:rPr>
        <w:t xml:space="preserve"> internal fragment ions</w:t>
      </w:r>
      <w:r>
        <w:t xml:space="preserve">: Detection of an </w:t>
      </w:r>
      <w:r>
        <w:rPr>
          <w:rFonts w:hint="eastAsia"/>
        </w:rPr>
        <w:t xml:space="preserve">internal fragment ions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Sub>
      </m:oMath>
      <w:r>
        <w:t xml:space="preserve"> (corresponding to residues </w:t>
      </w:r>
      <m:oMath>
        <m:r>
          <m:rPr/>
          <w:rPr>
            <w:rFonts w:ascii="Cambria Math" w:hAnsi="Cambria Math"/>
          </w:rPr>
          <m:t>i</m:t>
        </m:r>
      </m:oMath>
      <w:r>
        <w:t xml:space="preserve"> to </w:t>
      </w:r>
      <m:oMath>
        <m:r>
          <m:rPr/>
          <w:rPr>
            <w:rFonts w:ascii="Cambria Math" w:hAnsi="Cambria Math"/>
          </w:rPr>
          <m:t>j</m:t>
        </m:r>
      </m:oMath>
      <w:r>
        <w:t xml:space="preserve">) with intensity </w:t>
      </w:r>
      <m:oMath>
        <m:r>
          <m:rPr>
            <m:sty m:val="p"/>
          </m:rPr>
          <w:rPr>
            <w:rFonts w:ascii="Cambria Math" w:hAnsi="Cambria Math"/>
          </w:rPr>
          <m:t>&gt;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thresh</m:t>
            </m:r>
            <m:ctrlPr>
              <w:rPr>
                <w:rFonts w:ascii="Cambria Math" w:hAnsi="Cambria Math"/>
              </w:rPr>
            </m:ctrlPr>
          </m:sub>
        </m:sSub>
      </m:oMath>
      <w:r>
        <w:t xml:space="preserve"> confirms coverage of both the </w:t>
      </w:r>
      <m:oMath>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1</m:t>
        </m:r>
        <m:r>
          <m:rPr>
            <m:sty m:val="p"/>
          </m:rPr>
          <w:rPr>
            <w:rFonts w:ascii="Cambria Math" w:hAnsi="Cambria Math"/>
          </w:rPr>
          <m:t>)</m:t>
        </m:r>
      </m:oMath>
      <w:r>
        <w:t xml:space="preserve">-th and </w:t>
      </w:r>
      <m:oMath>
        <m:r>
          <m:rPr/>
          <w:rPr>
            <w:rFonts w:ascii="Cambria Math" w:hAnsi="Cambria Math"/>
          </w:rPr>
          <m:t>j</m:t>
        </m:r>
      </m:oMath>
      <w:r>
        <w:t>-th breakpoints.</w:t>
      </w:r>
    </w:p>
    <w:p w14:paraId="1F93C498">
      <w:pPr>
        <w:pStyle w:val="3"/>
        <w:ind w:firstLine="360"/>
      </w:pPr>
      <w:r>
        <w:t>We calculated sequence coverage based on single ion types (</w:t>
      </w:r>
      <m:oMath>
        <m:r>
          <m:rPr/>
          <w:rPr>
            <w:rFonts w:ascii="Cambria Math" w:hAnsi="Cambria Math"/>
          </w:rPr>
          <m:t>b</m:t>
        </m:r>
      </m:oMath>
      <w:r>
        <w:t xml:space="preserve"> or </w:t>
      </w:r>
      <m:oMath>
        <m:r>
          <m:rPr/>
          <w:rPr>
            <w:rFonts w:ascii="Cambria Math" w:hAnsi="Cambria Math"/>
          </w:rPr>
          <m:t>y</m:t>
        </m:r>
      </m:oMath>
      <w:r>
        <w:t>), combined terminal ions (</w:t>
      </w:r>
      <m:oMath>
        <m:r>
          <m:rPr/>
          <w:rPr>
            <w:rFonts w:ascii="Cambria Math" w:hAnsi="Cambria Math"/>
          </w:rPr>
          <m:t>b</m:t>
        </m:r>
        <m:r>
          <m:rPr>
            <m:sty m:val="p"/>
          </m:rPr>
          <w:rPr>
            <w:rFonts w:ascii="Cambria Math" w:hAnsi="Cambria Math"/>
          </w:rPr>
          <m:t>+</m:t>
        </m:r>
        <m:r>
          <m:rPr/>
          <w:rPr>
            <w:rFonts w:ascii="Cambria Math" w:hAnsi="Cambria Math"/>
          </w:rPr>
          <m:t>y</m:t>
        </m:r>
      </m:oMath>
      <w:r>
        <w:t xml:space="preserve">), and the inclusion of </w:t>
      </w:r>
      <w:r>
        <w:rPr>
          <w:rFonts w:hint="eastAsia"/>
        </w:rPr>
        <w:t xml:space="preserve">internal fragment ions </w:t>
      </w:r>
      <w:r>
        <w:t>(</w:t>
      </w:r>
      <m:oMath>
        <m:r>
          <m:rPr/>
          <w:rPr>
            <w:rFonts w:ascii="Cambria Math" w:hAnsi="Cambria Math"/>
          </w:rPr>
          <m:t>b</m:t>
        </m:r>
        <m:r>
          <m:rPr>
            <m:sty m:val="p"/>
          </m:rPr>
          <w:rPr>
            <w:rFonts w:ascii="Cambria Math" w:hAnsi="Cambria Math"/>
          </w:rPr>
          <m:t>+</m:t>
        </m:r>
        <m:r>
          <m:rPr/>
          <w:rPr>
            <w:rFonts w:ascii="Cambria Math" w:hAnsi="Cambria Math"/>
          </w:rPr>
          <m:t>y</m:t>
        </m:r>
        <m:r>
          <m:rPr>
            <m:sty m:val="p"/>
          </m:rPr>
          <w:rPr>
            <w:rFonts w:ascii="Cambria Math" w:hAnsi="Cambria Math"/>
          </w:rPr>
          <m:t>+</m:t>
        </m:r>
        <m:r>
          <m:rPr>
            <m:nor/>
            <m:sty m:val="p"/>
          </m:rPr>
          <m:t>Int</m:t>
        </m:r>
      </m:oMath>
      <w:r>
        <w:t xml:space="preserve">) to quantify the incremental backbone information provided by </w:t>
      </w:r>
      <w:r>
        <w:rPr>
          <w:rFonts w:hint="eastAsia"/>
        </w:rPr>
        <w:t>internal fragment ions</w:t>
      </w:r>
      <w:r>
        <w:t>.</w:t>
      </w:r>
    </w:p>
    <w:bookmarkEnd w:id="19"/>
    <w:p w14:paraId="1F93C499">
      <w:pPr>
        <w:pStyle w:val="5"/>
        <w:jc w:val="both"/>
      </w:pPr>
      <w:bookmarkStart w:id="20" w:name="spectral-signal-to-noise-ratio-snr"/>
      <w:r>
        <w:rPr>
          <w:rStyle w:val="28"/>
        </w:rPr>
        <w:t>Spectral Signal-to-Noise Ratio (SNR)</w:t>
      </w:r>
      <w:r>
        <w:rPr>
          <w:rStyle w:val="28"/>
          <w:rFonts w:hint="eastAsia"/>
        </w:rPr>
        <w:t xml:space="preserve">. </w:t>
      </w:r>
      <w:r>
        <w:rPr>
          <w:rStyle w:val="28"/>
          <w:b w:val="0"/>
          <w:bCs/>
        </w:rPr>
        <w:t>SNR evaluates the significance of valid signals relative to background noise. Unlike traditional single-peak SNR, we defined a global peak-count-based SNR metric:</w:t>
      </w:r>
    </w:p>
    <w:p w14:paraId="1F93C49A">
      <w:pPr>
        <w:pStyle w:val="3"/>
        <w:ind w:firstLine="360"/>
      </w:pPr>
      <m:oMathPara>
        <m:oMathParaPr>
          <m:jc m:val="center"/>
        </m:oMathParaPr>
        <m:oMath>
          <m:r>
            <m:rPr>
              <m:nor/>
              <m:sty m:val="p"/>
            </m:rPr>
            <m:t>SNR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m:t>signal</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m:t>noise</m:t>
                  </m:r>
                  <m:ctrlPr>
                    <w:rPr>
                      <w:rFonts w:ascii="Cambria Math" w:hAnsi="Cambria Math"/>
                    </w:rPr>
                  </m:ctrlPr>
                </m:sub>
              </m:sSub>
              <m:ctrlPr>
                <w:rPr>
                  <w:rFonts w:ascii="Cambria Math" w:hAnsi="Cambria Math"/>
                </w:rPr>
              </m:ctrlPr>
            </m:den>
          </m:f>
        </m:oMath>
      </m:oMathPara>
    </w:p>
    <w:p w14:paraId="1F93C49B">
      <w:pPr>
        <w:pStyle w:val="31"/>
      </w:pPr>
      <w:r>
        <w:t xml:space="preserve">where </w:t>
      </w:r>
      <m:oMath>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m:t>signal</m:t>
            </m:r>
            <m:ctrlPr>
              <w:rPr>
                <w:rFonts w:ascii="Cambria Math" w:hAnsi="Cambria Math"/>
              </w:rPr>
            </m:ctrlPr>
          </m:sub>
        </m:sSub>
      </m:oMath>
      <w:r>
        <w:t xml:space="preserve"> is the number of spectral peaks with normalized intensities in the valid range </w:t>
      </w:r>
      <m:oMath>
        <m:r>
          <m:rPr>
            <m:sty m:val="p"/>
          </m:rPr>
          <w:rPr>
            <w:rFonts w:ascii="Cambria Math" w:hAnsi="Cambria Math"/>
          </w:rPr>
          <m:t>[</m:t>
        </m:r>
        <m:r>
          <m:rPr/>
          <w:rPr>
            <w:rFonts w:ascii="Cambria Math" w:hAnsi="Cambria Math"/>
          </w:rPr>
          <m:t>θ</m:t>
        </m:r>
        <m:r>
          <m:rPr>
            <m:sty m:val="p"/>
          </m:rPr>
          <w:rPr>
            <w:rFonts w:ascii="Cambria Math" w:hAnsi="Cambria Math"/>
          </w:rPr>
          <m:t>,</m:t>
        </m:r>
        <m:r>
          <m:rPr/>
          <w:rPr>
            <w:rFonts w:ascii="Cambria Math" w:hAnsi="Cambria Math"/>
          </w:rPr>
          <m:t>100</m:t>
        </m:r>
        <m:r>
          <m:rPr>
            <m:sty m:val="p"/>
          </m:rPr>
          <w:rPr>
            <w:rFonts w:ascii="Cambria Math" w:hAnsi="Cambria Math"/>
          </w:rPr>
          <m:t>%]</m:t>
        </m:r>
      </m:oMath>
      <w:r>
        <w:t xml:space="preserve">, and </w:t>
      </w:r>
      <m:oMath>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m:t>noise</m:t>
            </m:r>
            <m:ctrlPr>
              <w:rPr>
                <w:rFonts w:ascii="Cambria Math" w:hAnsi="Cambria Math"/>
              </w:rPr>
            </m:ctrlPr>
          </m:sub>
        </m:sSub>
      </m:oMath>
      <w:r>
        <w:t xml:space="preserve"> is the number of peaks with intensities below the noise threshold </w:t>
      </w:r>
      <m:oMath>
        <m:r>
          <m:rPr/>
          <w:rPr>
            <w:rFonts w:ascii="Cambria Math" w:hAnsi="Cambria Math"/>
          </w:rPr>
          <m:t>θ</m:t>
        </m:r>
      </m:oMath>
      <w:r>
        <w:t xml:space="preserve"> (default </w:t>
      </w:r>
      <m:oMath>
        <m:r>
          <m:rPr/>
          <w:rPr>
            <w:rFonts w:ascii="Cambria Math" w:hAnsi="Cambria Math"/>
          </w:rPr>
          <m:t>θ</m:t>
        </m:r>
        <m:r>
          <m:rPr>
            <m:sty m:val="p"/>
          </m:rPr>
          <w:rPr>
            <w:rFonts w:ascii="Cambria Math" w:hAnsi="Cambria Math"/>
          </w:rPr>
          <m:t>=</m:t>
        </m:r>
        <m:r>
          <m:rPr/>
          <w:rPr>
            <w:rFonts w:ascii="Cambria Math" w:hAnsi="Cambria Math"/>
          </w:rPr>
          <m:t>1</m:t>
        </m:r>
        <m:r>
          <m:rPr>
            <m:sty m:val="p"/>
          </m:rPr>
          <w:rPr>
            <w:rFonts w:ascii="Cambria Math" w:hAnsi="Cambria Math"/>
          </w:rPr>
          <m:t>%</m:t>
        </m:r>
      </m:oMath>
      <w:r>
        <w:t>). This metric reflects the enrichment of high-confidence signal peaks relative to low-intensity background peaks.</w:t>
      </w:r>
    </w:p>
    <w:bookmarkEnd w:id="20"/>
    <w:p w14:paraId="1F93C49C">
      <w:pPr>
        <w:pStyle w:val="5"/>
        <w:jc w:val="both"/>
      </w:pPr>
      <w:bookmarkStart w:id="21" w:name="intensity-contribution-ic"/>
      <w:r>
        <w:rPr>
          <w:rStyle w:val="28"/>
        </w:rPr>
        <w:t>Intensity Contribution (IC)</w:t>
      </w:r>
      <w:r>
        <w:rPr>
          <w:rStyle w:val="28"/>
          <w:rFonts w:hint="eastAsia"/>
        </w:rPr>
        <w:t>.</w:t>
      </w:r>
      <w:r>
        <w:rPr>
          <w:rFonts w:hint="eastAsia"/>
          <w:color w:val="auto"/>
          <w:sz w:val="21"/>
          <w:szCs w:val="21"/>
        </w:rPr>
        <w:t xml:space="preserve"> </w:t>
      </w:r>
      <w:r>
        <w:rPr>
          <w:rStyle w:val="28"/>
          <w:b w:val="0"/>
          <w:bCs/>
        </w:rPr>
        <w:t xml:space="preserve">To quantify the relative abundance of </w:t>
      </w:r>
      <w:r>
        <w:rPr>
          <w:rStyle w:val="28"/>
          <w:rFonts w:hint="eastAsia"/>
          <w:b w:val="0"/>
          <w:bCs/>
        </w:rPr>
        <w:t>internal fragment ions</w:t>
      </w:r>
      <w:r>
        <w:rPr>
          <w:rStyle w:val="28"/>
          <w:b w:val="0"/>
          <w:bCs/>
        </w:rPr>
        <w:t xml:space="preserve"> in the total ion current, Intensity Contribution (IC) is defined as:</w:t>
      </w:r>
    </w:p>
    <w:p w14:paraId="1F93C49D">
      <w:pPr>
        <w:pStyle w:val="3"/>
        <w:ind w:firstLine="360"/>
      </w:pPr>
      <m:oMathPara>
        <m:oMathParaPr>
          <m:jc m:val="center"/>
        </m:oMathParaPr>
        <m:oMath>
          <m:r>
            <m:rPr>
              <m:nor/>
              <m:sty m:val="p"/>
            </m:rPr>
            <m:t>IC</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m:nor/>
                          <m:sty m:val="p"/>
                        </m:rPr>
                        <m:t>int</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ctrlPr>
                    <w:rPr>
                      <w:rFonts w:ascii="Cambria Math" w:hAnsi="Cambria Math"/>
                    </w:rPr>
                  </m:ctrlPr>
                </m:e>
              </m:nary>
              <m:ctrlPr>
                <w:rPr>
                  <w:rFonts w:ascii="Cambria Math" w:hAnsi="Cambria Math"/>
                </w:rPr>
              </m:ctrlPr>
            </m:num>
            <m:den>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m:nor/>
                          <m:sty m:val="p"/>
                        </m:rPr>
                        <m:t>all</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ctrlPr>
                    <w:rPr>
                      <w:rFonts w:ascii="Cambria Math" w:hAnsi="Cambria Math"/>
                    </w:rPr>
                  </m:ctrlPr>
                </m:e>
              </m:nary>
              <m:ctrlPr>
                <w:rPr>
                  <w:rFonts w:ascii="Cambria Math" w:hAnsi="Cambria Math"/>
                </w:rPr>
              </m:ctrlPr>
            </m:den>
          </m:f>
        </m:oMath>
      </m:oMathPara>
    </w:p>
    <w:p w14:paraId="1F93C49E">
      <w:pPr>
        <w:pStyle w:val="31"/>
      </w:pPr>
      <w:r>
        <w:t xml:space="preserve">where </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m:nor/>
                <m:sty m:val="p"/>
              </m:rPr>
              <m:t>all</m:t>
            </m:r>
            <m:ctrlPr>
              <w:rPr>
                <w:rFonts w:ascii="Cambria Math" w:hAnsi="Cambria Math"/>
              </w:rPr>
            </m:ctrlPr>
          </m:sub>
        </m:sSub>
      </m:oMath>
      <w:r>
        <w:t xml:space="preserve"> represents the set of all valid ions in the prediction matrix, and </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m:nor/>
                <m:sty m:val="p"/>
              </m:rPr>
              <m:t>int</m:t>
            </m:r>
            <m:ctrlPr>
              <w:rPr>
                <w:rFonts w:ascii="Cambria Math" w:hAnsi="Cambria Math"/>
              </w:rPr>
            </m:ctrlPr>
          </m:sub>
        </m:sSub>
      </m:oMath>
      <w:r>
        <w:t xml:space="preserve"> refers to the subset corresponding to </w:t>
      </w:r>
      <w:r>
        <w:rPr>
          <w:rFonts w:hint="eastAsia"/>
        </w:rPr>
        <w:t>internal fragment ions</w:t>
      </w:r>
      <w:r>
        <w:t xml:space="preserve"> (channels 4 to 30 in our tensor representation). We further analyzed the variation of this metric across different precursor charge states (Charge </w:t>
      </w:r>
      <w:r>
        <w:rPr>
          <w:rFonts w:hint="eastAsia"/>
        </w:rPr>
        <w:t>1</w:t>
      </w:r>
      <w:r>
        <w:t>–7) and peptide lengths (Length 7–42).</w:t>
      </w:r>
    </w:p>
    <w:bookmarkEnd w:id="21"/>
    <w:p w14:paraId="1F93C49F">
      <w:pPr>
        <w:pStyle w:val="5"/>
        <w:jc w:val="both"/>
      </w:pPr>
      <w:bookmarkStart w:id="22" w:name="X37e49e48e459761634742e7423d4e969c8d90bb"/>
      <w:r>
        <w:rPr>
          <w:rStyle w:val="28"/>
        </w:rPr>
        <w:t>Theoretical Maximum Experimental Similarity</w:t>
      </w:r>
      <w:r>
        <w:rPr>
          <w:rStyle w:val="28"/>
          <w:rFonts w:hint="eastAsia"/>
        </w:rPr>
        <w:t>.</w:t>
      </w:r>
      <w:r>
        <w:rPr>
          <w:rFonts w:hint="eastAsia"/>
          <w:color w:val="auto"/>
          <w:sz w:val="21"/>
          <w:szCs w:val="21"/>
        </w:rPr>
        <w:t xml:space="preserve"> </w:t>
      </w:r>
      <w:r>
        <w:rPr>
          <w:rStyle w:val="28"/>
          <w:b w:val="0"/>
          <w:bCs/>
        </w:rPr>
        <w:t>To verify that the fragmentation patterns of different ion types (</w:t>
      </w:r>
      <m:oMath>
        <m:r>
          <m:rPr>
            <m:sty m:val="b"/>
          </m:rPr>
          <w:rPr>
            <w:rStyle w:val="28"/>
            <w:rFonts w:ascii="Cambria Math" w:hAnsi="Cambria Math"/>
          </w:rPr>
          <m:t>b</m:t>
        </m:r>
      </m:oMath>
      <w:r>
        <w:rPr>
          <w:rStyle w:val="28"/>
          <w:b w:val="0"/>
          <w:bCs/>
        </w:rPr>
        <w:t xml:space="preserve">, </w:t>
      </w:r>
      <m:oMath>
        <m:r>
          <m:rPr>
            <m:sty m:val="b"/>
          </m:rPr>
          <w:rPr>
            <w:rStyle w:val="28"/>
            <w:rFonts w:ascii="Cambria Math" w:hAnsi="Cambria Math"/>
          </w:rPr>
          <m:t>y</m:t>
        </m:r>
      </m:oMath>
      <w:r>
        <w:rPr>
          <w:rStyle w:val="28"/>
          <w:b w:val="0"/>
          <w:bCs/>
        </w:rPr>
        <w:t xml:space="preserve">, and </w:t>
      </w:r>
      <w:r>
        <w:rPr>
          <w:rStyle w:val="28"/>
          <w:rFonts w:hint="eastAsia"/>
          <w:b w:val="0"/>
          <w:bCs/>
        </w:rPr>
        <w:t>internal fragment ions</w:t>
      </w:r>
      <w:r>
        <w:rPr>
          <w:rStyle w:val="28"/>
          <w:b w:val="0"/>
          <w:bCs/>
        </w:rPr>
        <w:t xml:space="preserve">) possess biophysical stability rather than being random noise, we evaluated the distribution of Normalized Spectral Angles (SA) by comparing “biological replicates” against “random matches.” 1. Theoretical Maximum Experimental Similarity: Designed to capture the stability of fragmentation patterns for identical precursors across different experimental acquisitions. Spectra were grouped by the 5-tuple feature </w:t>
      </w:r>
      <m:oMath>
        <m:r>
          <m:rPr>
            <m:sty m:val="b"/>
          </m:rPr>
          <w:rPr>
            <w:rStyle w:val="28"/>
            <w:rFonts w:ascii="Cambria Math" w:hAnsi="Cambria Math"/>
          </w:rPr>
          <m:t>{</m:t>
        </m:r>
        <m:r>
          <m:rPr>
            <m:nor/>
            <m:sty m:val="p"/>
          </m:rPr>
          <w:rPr>
            <w:rStyle w:val="28"/>
          </w:rPr>
          <m:t>Dataset</m:t>
        </m:r>
        <m:r>
          <m:rPr>
            <m:sty m:val="b"/>
          </m:rPr>
          <w:rPr>
            <w:rStyle w:val="28"/>
            <w:rFonts w:ascii="Cambria Math" w:hAnsi="Cambria Math"/>
          </w:rPr>
          <m:t>,</m:t>
        </m:r>
        <m:r>
          <m:rPr>
            <m:nor/>
            <m:sty m:val="p"/>
          </m:rPr>
          <w:rPr>
            <w:rStyle w:val="28"/>
          </w:rPr>
          <m:t>Fragmentation</m:t>
        </m:r>
        <m:r>
          <m:rPr>
            <m:sty m:val="b"/>
          </m:rPr>
          <w:rPr>
            <w:rStyle w:val="28"/>
            <w:rFonts w:ascii="Cambria Math" w:hAnsi="Cambria Math"/>
          </w:rPr>
          <m:t>,</m:t>
        </m:r>
        <m:r>
          <m:rPr>
            <m:nor/>
            <m:sty m:val="p"/>
          </m:rPr>
          <w:rPr>
            <w:rStyle w:val="28"/>
          </w:rPr>
          <m:t>Charge</m:t>
        </m:r>
        <m:r>
          <m:rPr>
            <m:sty m:val="b"/>
          </m:rPr>
          <w:rPr>
            <w:rStyle w:val="28"/>
            <w:rFonts w:ascii="Cambria Math" w:hAnsi="Cambria Math"/>
          </w:rPr>
          <m:t>,</m:t>
        </m:r>
        <m:r>
          <m:rPr>
            <m:nor/>
            <m:sty m:val="p"/>
          </m:rPr>
          <w:rPr>
            <w:rStyle w:val="28"/>
          </w:rPr>
          <m:t>Sequence</m:t>
        </m:r>
        <m:r>
          <m:rPr>
            <m:sty m:val="b"/>
          </m:rPr>
          <w:rPr>
            <w:rStyle w:val="28"/>
            <w:rFonts w:ascii="Cambria Math" w:hAnsi="Cambria Math"/>
          </w:rPr>
          <m:t>,</m:t>
        </m:r>
        <m:r>
          <m:rPr>
            <m:nor/>
            <m:sty m:val="p"/>
          </m:rPr>
          <w:rPr>
            <w:rStyle w:val="28"/>
          </w:rPr>
          <m:t>NCE</m:t>
        </m:r>
        <m:r>
          <m:rPr>
            <m:sty m:val="b"/>
          </m:rPr>
          <w:rPr>
            <w:rStyle w:val="28"/>
            <w:rFonts w:ascii="Cambria Math" w:hAnsi="Cambria Math"/>
          </w:rPr>
          <m:t>}</m:t>
        </m:r>
      </m:oMath>
      <w:r>
        <w:rPr>
          <w:rStyle w:val="28"/>
          <w:b w:val="0"/>
          <w:bCs/>
        </w:rPr>
        <w:t>. Within each group, the two spectra with the highest search scores were selected to calculate the SA, representing the theoretical upper bound of experimental similarity. 2. Random Match Similarity: Designed to establish a baseline for similarity under random conditions. Random pairs of spectra with completely distinct 5-tuple features were sampled from the full dataset to calculate the SA.</w:t>
      </w:r>
    </w:p>
    <w:bookmarkEnd w:id="17"/>
    <w:bookmarkEnd w:id="22"/>
    <w:p w14:paraId="1F93C4A0">
      <w:pPr>
        <w:pStyle w:val="4"/>
        <w:jc w:val="both"/>
        <w:rPr>
          <w:color w:val="auto"/>
          <w:sz w:val="21"/>
          <w:szCs w:val="21"/>
        </w:rPr>
      </w:pPr>
      <w:bookmarkStart w:id="23" w:name="dda-rescoring"/>
      <w:r>
        <w:rPr>
          <w:color w:val="auto"/>
          <w:sz w:val="21"/>
          <w:szCs w:val="21"/>
        </w:rPr>
        <w:t>DDA Rescoring</w:t>
      </w:r>
    </w:p>
    <w:p w14:paraId="1F93C4A1">
      <w:pPr>
        <w:pStyle w:val="5"/>
        <w:jc w:val="both"/>
      </w:pPr>
      <w:bookmarkStart w:id="24" w:name="search-engine-configuration"/>
      <w:r>
        <w:rPr>
          <w:rStyle w:val="28"/>
        </w:rPr>
        <w:t>Search Engine Configuration</w:t>
      </w:r>
      <w:r>
        <w:rPr>
          <w:rStyle w:val="28"/>
          <w:rFonts w:hint="eastAsia"/>
        </w:rPr>
        <w:t>.</w:t>
      </w:r>
      <w:r>
        <w:rPr>
          <w:rFonts w:hint="eastAsia"/>
        </w:rPr>
        <w:t xml:space="preserve"> </w:t>
      </w:r>
      <w:r>
        <w:rPr>
          <w:rStyle w:val="28"/>
          <w:b w:val="0"/>
          <w:bCs/>
        </w:rPr>
        <w:t>To comprehensively benchmark MS2Int within Data-Dependent Acquisition (DDA) workflows, we compiled a diverse dataset spanning multiple species, instrument platforms, and fragmentation modes (HCD/CID) (Supplementary Table 1). All raw mass spectrometry data (RAW files) were converted to mzML format with synchronous peak centroiding using msconvert</w:t>
      </w:r>
      <w:r>
        <w:rPr>
          <w:rFonts w:cs="Times New Roman"/>
          <w:sz w:val="18"/>
          <w:vertAlign w:val="superscript"/>
        </w:rPr>
        <w:t>34</w:t>
      </w:r>
      <w:r>
        <w:rPr>
          <w:rStyle w:val="28"/>
          <w:b w:val="0"/>
          <w:bCs/>
        </w:rPr>
        <w:t>.Database searching was performed using MaxQuant (version 2.6.3.0)</w:t>
      </w:r>
      <w:r>
        <w:rPr>
          <w:rFonts w:cs="Times New Roman"/>
          <w:sz w:val="18"/>
          <w:vertAlign w:val="superscript"/>
        </w:rPr>
        <w:t>35</w:t>
      </w:r>
      <w:r>
        <w:rPr>
          <w:rStyle w:val="28"/>
          <w:b w:val="0"/>
          <w:bCs/>
        </w:rPr>
        <w:t>. Unless otherwise specified, default parameters were applied: fixed modifications included carbamidomethylation of cysteine (Carbamidomethyl (C)), while variable modifications included oxidation of methionine (Oxidation (M)) and protein N-terminal acetylation (Acetyl (Protein N-term)). To retain a complete list of candidate matches for downstream rescoring, false discovery rate (FDR) thresholds at the peptide-spectrum match (PSM) and protein levels were relaxed to 100% (i.e., unfiltered), with a 1% FDR filter applied exclusively at the modification site level.</w:t>
      </w:r>
    </w:p>
    <w:bookmarkEnd w:id="24"/>
    <w:p w14:paraId="1F93C4A2">
      <w:pPr>
        <w:pStyle w:val="32"/>
        <w:ind w:firstLine="0" w:firstLineChars="0"/>
      </w:pPr>
      <w:bookmarkStart w:id="25" w:name="Xc48b96b9e5e76c14327b23b91f1433549ac546f"/>
      <w:r>
        <w:rPr>
          <w:rStyle w:val="28"/>
          <w:b/>
          <w:szCs w:val="28"/>
        </w:rPr>
        <w:t>Spectral Prediction-Based Rescoring Workflow</w:t>
      </w:r>
      <w:r>
        <w:rPr>
          <w:rStyle w:val="28"/>
          <w:rFonts w:hint="eastAsia"/>
          <w:b/>
          <w:szCs w:val="28"/>
        </w:rPr>
        <w:t xml:space="preserve">. </w:t>
      </w:r>
      <w:r>
        <w:rPr>
          <w:rStyle w:val="28"/>
          <w:bCs/>
        </w:rPr>
        <w:t>We developed a modular rescoring pipeline designed to leverage deep learning-predicted spectral features to enhance the confidence of peptide identification. This pipeline comprises three distinct stages:</w:t>
      </w:r>
      <w:r>
        <w:rPr>
          <w:rFonts w:hint="eastAsia"/>
        </w:rPr>
        <w:t xml:space="preserve"> (1) Spectral prediction: For each candidate PSM generated by the search engine, a theoretical fragmentation spectrum was predicted using the model. Input features included the peptide sequence, precursor charge state, normalized collision energy (NCE), and fragmentation mode extracted directly from the experimental spectra. (2) Feature engineering: To quantify the alignment between predicted and experimental spectra, we implemented a hierarchical feature engineering strategy.</w:t>
      </w:r>
      <w:r>
        <w:t xml:space="preserve"> The baseline feature set, adapted from MS2PIP</w:t>
      </w:r>
      <w:r>
        <w:rPr>
          <w:vertAlign w:val="superscript"/>
        </w:rPr>
        <w:t>9</w:t>
      </w:r>
      <w:r>
        <w:t xml:space="preserve">, encompasses statistical metrics for canonical </w:t>
      </w:r>
      <m:oMath>
        <m:r>
          <m:rPr/>
          <w:rPr>
            <w:rFonts w:ascii="Cambria Math" w:hAnsi="Cambria Math"/>
          </w:rPr>
          <m:t>b</m:t>
        </m:r>
      </m:oMath>
      <w:r>
        <w:t xml:space="preserve">- and </w:t>
      </w:r>
      <m:oMath>
        <m:r>
          <m:rPr/>
          <w:rPr>
            <w:rFonts w:ascii="Cambria Math" w:hAnsi="Cambria Math"/>
          </w:rPr>
          <m:t>y</m:t>
        </m:r>
      </m:oMath>
      <w:r>
        <w:t xml:space="preserve">-ions. We expanded this framework by calculating isomorphic statistical features for </w:t>
      </w:r>
      <w:r>
        <w:rPr>
          <w:rFonts w:hint="eastAsia"/>
        </w:rPr>
        <w:t>internal fragment ions</w:t>
      </w:r>
      <w:r>
        <w:t xml:space="preserve"> (Supplementary Table 2). To evaluate the specific contribution of </w:t>
      </w:r>
      <w:r>
        <w:rPr>
          <w:rFonts w:hint="eastAsia"/>
        </w:rPr>
        <w:t>internal fragment ions</w:t>
      </w:r>
      <w:r>
        <w:t>, two feature configurations were defined: MS2Int</w:t>
      </w:r>
      <w:r>
        <w:rPr>
          <w:b/>
          <w:bCs/>
        </w:rPr>
        <w:t>-</w:t>
      </w:r>
      <w:r>
        <w:t xml:space="preserve">, comprising only standard </w:t>
      </w:r>
      <m:oMath>
        <m:r>
          <m:rPr/>
          <w:rPr>
            <w:rFonts w:ascii="Cambria Math" w:hAnsi="Cambria Math"/>
          </w:rPr>
          <m:t>b</m:t>
        </m:r>
        <m:r>
          <m:rPr>
            <m:sty m:val="p"/>
          </m:rPr>
          <w:rPr>
            <w:rFonts w:ascii="Cambria Math" w:hAnsi="Cambria Math"/>
          </w:rPr>
          <m:t>/</m:t>
        </m:r>
        <m:r>
          <m:rPr/>
          <w:rPr>
            <w:rFonts w:ascii="Cambria Math" w:hAnsi="Cambria Math"/>
          </w:rPr>
          <m:t>y</m:t>
        </m:r>
      </m:oMath>
      <w:r>
        <w:t xml:space="preserve"> ion features, and </w:t>
      </w:r>
      <w:r>
        <w:rPr>
          <w:rFonts w:hint="eastAsia"/>
        </w:rPr>
        <w:t>MS2Int</w:t>
      </w:r>
      <w:r>
        <w:t xml:space="preserve">, which additionally incorporates features derived from </w:t>
      </w:r>
      <w:r>
        <w:rPr>
          <w:rFonts w:hint="eastAsia"/>
        </w:rPr>
        <w:t>internal fragment ions</w:t>
      </w:r>
      <w:r>
        <w:t>.</w:t>
      </w:r>
      <w:r>
        <w:rPr>
          <w:rFonts w:hint="eastAsia"/>
        </w:rPr>
        <w:t xml:space="preserve"> (3) Rescoring:</w:t>
      </w:r>
      <w:r>
        <w:t>Rescoring was performed using Mokapot</w:t>
      </w:r>
      <w:r>
        <w:rPr>
          <w:vertAlign w:val="superscript"/>
        </w:rPr>
        <w:t>17</w:t>
      </w:r>
      <w:r>
        <w:t xml:space="preserve"> (version 0.10.1), a Python implementation of the </w:t>
      </w:r>
      <w:r>
        <w:rPr>
          <w:b/>
          <w:bCs/>
        </w:rPr>
        <w:t>Percolator</w:t>
      </w:r>
      <w:r>
        <w:t xml:space="preserve"> algorithm</w:t>
      </w:r>
      <w:r>
        <w:rPr>
          <w:vertAlign w:val="superscript"/>
        </w:rPr>
        <w:t>16</w:t>
      </w:r>
      <w:r>
        <w:t>. Mokapot iteratively trains a linear Support Vector Machine (SVM) to distinguish between target and decoy matches</w:t>
      </w:r>
      <w:r>
        <w:rPr>
          <w:vertAlign w:val="superscript"/>
        </w:rPr>
        <w:t>41</w:t>
      </w:r>
      <w:r>
        <w:t xml:space="preserve">. </w:t>
      </w:r>
      <w:r>
        <w:rPr>
          <w:rFonts w:hint="eastAsia"/>
        </w:rPr>
        <w:t>To ensure statistical robustness and reproducibility, 3-fold cross-validation was employed with the random seed fixed at rng=42, a composite index (run|spectrum_id) was constructed for multi-file datasets to ensure global scan uniqueness, and final identifications were filtered by q-value with the reporting threshold set to 1% FDR (q≤0.01).</w:t>
      </w:r>
    </w:p>
    <w:bookmarkEnd w:id="23"/>
    <w:bookmarkEnd w:id="25"/>
    <w:p w14:paraId="1F93C4A3">
      <w:pPr>
        <w:pStyle w:val="4"/>
        <w:jc w:val="both"/>
        <w:rPr>
          <w:color w:val="auto"/>
          <w:sz w:val="21"/>
          <w:szCs w:val="21"/>
        </w:rPr>
      </w:pPr>
      <w:bookmarkStart w:id="26" w:name="X12b8519c2164acc97426203ab8ae598b5d2b3ca"/>
      <w:r>
        <w:rPr>
          <w:color w:val="auto"/>
          <w:sz w:val="21"/>
          <w:szCs w:val="21"/>
        </w:rPr>
        <w:t>HLA immunopeptidomics and neoantigen discovery</w:t>
      </w:r>
    </w:p>
    <w:p w14:paraId="1F93C4A4">
      <w:pPr>
        <w:pStyle w:val="31"/>
      </w:pPr>
      <w:r>
        <w:t>In this study, we systematically evaluated the performance of MS2Int in HLA immunopeptidomics using both mono-allelic and multi-allelic experiments (Supplementary Table 1). For mono-allelic benchmarking, we used two datasets: (1) technical replicates from an HLA-A*02:01 mono-allelic cell line (MSV000087743</w:t>
      </w:r>
      <w:r>
        <w:rPr>
          <w:rFonts w:cs="Times New Roman"/>
          <w:vertAlign w:val="superscript"/>
        </w:rPr>
        <w:t>20</w:t>
      </w:r>
      <w:r>
        <w:t>), which provides a well-defined HLA restriction background and enables quantitative assessment of performance gains in immunopeptide identification; and (2) large-scale mono-allelic cell line datasets from MSV000084172</w:t>
      </w:r>
      <w:r>
        <w:rPr>
          <w:rFonts w:cs="Times New Roman"/>
          <w:vertAlign w:val="superscript"/>
        </w:rPr>
        <w:t>42</w:t>
      </w:r>
      <w:r>
        <w:t xml:space="preserve"> and MSV000080527</w:t>
      </w:r>
      <w:r>
        <w:rPr>
          <w:rFonts w:cs="Times New Roman"/>
          <w:vertAlign w:val="superscript"/>
        </w:rPr>
        <w:t>43</w:t>
      </w:r>
      <w:r>
        <w:t xml:space="preserve"> to evaluate generalization across multiple HLA alleles. For multi-allelic benchmarking, we analyzed five paired clinical melanoma samples with matched whole-exome sequencing (WES) mutation information (PXD004894</w:t>
      </w:r>
      <w:r>
        <w:rPr>
          <w:rFonts w:cs="Times New Roman"/>
          <w:vertAlign w:val="superscript"/>
        </w:rPr>
        <w:t>44</w:t>
      </w:r>
      <w:r>
        <w:t>).</w:t>
      </w:r>
    </w:p>
    <w:p w14:paraId="0141D349">
      <w:pPr>
        <w:pStyle w:val="3"/>
        <w:ind w:firstLine="360"/>
        <w:rPr>
          <w:ins w:id="173" w:author="cliang" w:date="2026-02-05T15:29:00Z"/>
        </w:rPr>
      </w:pPr>
      <w:ins w:id="174" w:author="cliang" w:date="2026-02-05T15:29:00Z">
        <w:r>
          <w:rPr>
            <w:rFonts w:hint="eastAsia"/>
          </w:rPr>
          <w:t>To identify immunopeptides harboring somatic mutations, we constructed a personalized protein FASTA search database for each patient based on variant annotations. Specifically, we first extracted nonsynonymous SNVs (predominantly missense mutations) from the annotated variant table, using the Ensembl human reference proteome</w:t>
        </w:r>
      </w:ins>
      <w:r>
        <w:rPr>
          <w:vertAlign w:val="superscript"/>
        </w:rPr>
        <w:t>45</w:t>
      </w:r>
      <w:ins w:id="175" w:author="cliang" w:date="2026-02-05T15:29:00Z">
        <w:r>
          <w:rPr>
            <w:rFonts w:hint="eastAsia"/>
          </w:rPr>
          <w:t xml:space="preserve"> as the background. Each variant was then mapped to the corresponding protein sequence by transcript ID (ENST), and the annotated amino acid change (e.g., Arg11Lys) was used to perform a consistency check against the reference sequence. For variants passing this check, the corresponding amino acid substitution was introduced to generate the mutant protein sequence (for nonsense mutations, sequences were truncated at the introduced stop codon). The final search database was generated by merging the reference protein sequences with patient-specific mutant protein sequences. To generate a candidate neoantigen peptide set, we enumerated all 8–15 aa peptides spanning the mutated position(s) from the mutant protein sequences and recorded the relative position of the mutation within each peptide, gene/transcript annotations, and genomic coordinates for downstream binding affinity and immunogenicity evaluation.</w:t>
        </w:r>
      </w:ins>
    </w:p>
    <w:p w14:paraId="1F93C4A6">
      <w:pPr>
        <w:pStyle w:val="3"/>
        <w:ind w:firstLine="360"/>
      </w:pPr>
      <w:r>
        <w:t>Peptide identification followed the DDA rescoring workflow described above. To enable an end-to-end analysis from MS-based identification to immunogenicity assessment, we integrated MS2Int identification results with downstream predictors: NetMHCpan 4.1</w:t>
      </w:r>
      <w:r>
        <w:rPr>
          <w:vertAlign w:val="superscript"/>
        </w:rPr>
        <w:t>31</w:t>
      </w:r>
      <w:r>
        <w:t xml:space="preserve"> was used to predict peptide–HLA binding affinity, and ImmuneApp</w:t>
      </w:r>
      <w:r>
        <w:rPr>
          <w:vertAlign w:val="superscript"/>
        </w:rPr>
        <w:t>46</w:t>
      </w:r>
      <w:r>
        <w:t xml:space="preserve"> was used to assess the immunogenic potential of candidate peptides.</w:t>
      </w:r>
    </w:p>
    <w:p w14:paraId="1F93C4A7">
      <w:pPr>
        <w:pStyle w:val="3"/>
        <w:ind w:firstLine="360"/>
      </w:pPr>
      <w:r>
        <w:t>Finally, we performed motif analysis to biologically validate the identified ligands. GibbsCluster</w:t>
      </w:r>
      <w:r>
        <w:rPr>
          <w:vertAlign w:val="superscript"/>
        </w:rPr>
        <w:t>47</w:t>
      </w:r>
      <w:r>
        <w:t xml:space="preserve"> (version 2.0) was used for unsupervised clustering and sequence alignment of the identified HLA ligands. The optimal number of clusters was determined based on the maximum Kullback–Leibler divergence (KLD), and sequence logos were generated using Seq2Logo</w:t>
      </w:r>
      <w:r>
        <w:rPr>
          <w:vertAlign w:val="superscript"/>
        </w:rPr>
        <w:t>48</w:t>
      </w:r>
      <w:r>
        <w:t>.</w:t>
      </w:r>
    </w:p>
    <w:p w14:paraId="1F93C4A8">
      <w:pPr>
        <w:pStyle w:val="5"/>
        <w:jc w:val="both"/>
        <w:rPr>
          <w:rStyle w:val="28"/>
          <w:b w:val="0"/>
          <w:bCs/>
        </w:rPr>
      </w:pPr>
      <w:bookmarkStart w:id="27" w:name="Xd44c5ed3668bcdf9fec1a3f8632ebb3797d86f4"/>
      <w:r>
        <w:rPr>
          <w:rStyle w:val="28"/>
        </w:rPr>
        <w:t>Construction of patient-specific search databases</w:t>
      </w:r>
      <w:r>
        <w:rPr>
          <w:rStyle w:val="28"/>
          <w:rFonts w:hint="eastAsia"/>
        </w:rPr>
        <w:t>.</w:t>
      </w:r>
      <w:r>
        <w:rPr>
          <w:rFonts w:hint="eastAsia"/>
          <w:color w:val="auto"/>
          <w:sz w:val="21"/>
          <w:szCs w:val="21"/>
        </w:rPr>
        <w:t xml:space="preserve"> </w:t>
      </w:r>
      <w:r>
        <w:rPr>
          <w:rStyle w:val="28"/>
          <w:b w:val="0"/>
          <w:bCs/>
        </w:rPr>
        <w:t>For the melanoma samples, we constructed a personalized protein FASTA search database for each patient based on variant annotations. Specifically, we first extracted nonsynonymous SNVs (predominantly missense mutations) from the annotated variant table and used the Ensembl human reference proteome</w:t>
      </w:r>
      <w:r>
        <w:rPr>
          <w:rFonts w:cs="Times New Roman"/>
          <w:sz w:val="18"/>
          <w:vertAlign w:val="superscript"/>
        </w:rPr>
        <w:t>45</w:t>
      </w:r>
      <w:r>
        <w:rPr>
          <w:rStyle w:val="28"/>
          <w:b w:val="0"/>
          <w:bCs/>
        </w:rPr>
        <w:t xml:space="preserve"> as the background. Each variant was mapped to the corresponding protein sequence by transcript ID (ENST), and the annotated amino acid change (e.g., Arg11Lys) was used to perform a consistency check against the reference sequence. For variants passing this check, the corresponding amino acid substitution was introduced to generate mutant protein sequences (for nonsense mutations, sequences were truncated at the introduced stop codon). The final search database was generated by merging the canonical protein sequences with the patient-specific mutant protein sequences. To generate a candidate neoantigen peptide set, we enumerated all 8–15 aa peptides spanning the mutated position(s) from the mutant protein sequences and recorded the relative position of the mutation within each peptide, together with gene/transcript annotations and genomic coordinates.</w:t>
      </w:r>
    </w:p>
    <w:bookmarkEnd w:id="26"/>
    <w:bookmarkEnd w:id="27"/>
    <w:p w14:paraId="1F93C4A9">
      <w:pPr>
        <w:pStyle w:val="4"/>
        <w:jc w:val="both"/>
        <w:rPr>
          <w:color w:val="auto"/>
          <w:sz w:val="21"/>
          <w:szCs w:val="21"/>
        </w:rPr>
      </w:pPr>
      <w:bookmarkStart w:id="28" w:name="ptm-applications"/>
      <w:r>
        <w:rPr>
          <w:color w:val="auto"/>
          <w:sz w:val="21"/>
          <w:szCs w:val="21"/>
        </w:rPr>
        <w:t>PTM applications</w:t>
      </w:r>
    </w:p>
    <w:p w14:paraId="1F93C4AA">
      <w:pPr>
        <w:pStyle w:val="5"/>
        <w:jc w:val="both"/>
      </w:pPr>
      <w:bookmarkStart w:id="29" w:name="Xbdc239eefe33424d7478c1e09c98f576460436f"/>
      <w:r>
        <w:rPr>
          <w:rStyle w:val="28"/>
        </w:rPr>
        <w:t>Transfer learning and adaptive fine-tuning for post-translational modifications (PTMs)</w:t>
      </w:r>
      <w:r>
        <w:rPr>
          <w:rStyle w:val="28"/>
          <w:rFonts w:hint="eastAsia"/>
        </w:rPr>
        <w:t>.</w:t>
      </w:r>
      <w:r>
        <w:rPr>
          <w:rFonts w:hint="eastAsia"/>
        </w:rPr>
        <w:t xml:space="preserve"> </w:t>
      </w:r>
      <w:r>
        <w:rPr>
          <w:rStyle w:val="28"/>
          <w:b w:val="0"/>
          <w:bCs/>
        </w:rPr>
        <w:t>To evaluate the transferability of MS2Int under diverse post-translational modification (PTM) settings and the effectiveness of few-shot fine-tuning, we constructed a benchmark set comprising 2</w:t>
      </w:r>
      <w:r>
        <w:rPr>
          <w:rStyle w:val="28"/>
          <w:rFonts w:hint="eastAsia"/>
          <w:b w:val="0"/>
          <w:bCs/>
        </w:rPr>
        <w:t>0</w:t>
      </w:r>
      <w:r>
        <w:rPr>
          <w:rStyle w:val="28"/>
          <w:b w:val="0"/>
          <w:bCs/>
        </w:rPr>
        <w:t xml:space="preserve"> PTM types based on synthetic peptide datasets from the ProteomeTools project (PRIDE accession: PXD01059549; Supplementary Table 1). During preprocessing, spectra were grouped using a unique identifier (ID) defined by the combination of peptide sequence, precursor charge, collision energy, and fragmentation mode. Within each group, we retained the spectrum associated with the highest MaxQuant localization probability as the representative entry to remove redundancy. After filtering, the dataset size for each PTM type ranged from approximately 1,500 to 3,000 PTM-specific peptides.</w:t>
      </w:r>
    </w:p>
    <w:p w14:paraId="1F93C4AB">
      <w:pPr>
        <w:pStyle w:val="3"/>
        <w:ind w:firstLine="360"/>
      </w:pPr>
      <w:r>
        <w:t xml:space="preserve">We adopted a transfer-learning strategy to quantify the performance gain from few-shot fine-tuning for PTM spectrum prediction. Starting from MS2Int model parameters pre-trained on a large-scale unmodified peptide dataset, we fine-tuned the model separately for each PTM using </w:t>
      </w:r>
      <w:r>
        <w:rPr>
          <w:b/>
          <w:bCs/>
        </w:rPr>
        <w:t>10%</w:t>
      </w:r>
      <w:r>
        <w:t xml:space="preserve">, </w:t>
      </w:r>
      <w:r>
        <w:rPr>
          <w:b/>
          <w:bCs/>
        </w:rPr>
        <w:t>50%</w:t>
      </w:r>
      <w:r>
        <w:t xml:space="preserve">, and </w:t>
      </w:r>
      <w:r>
        <w:rPr>
          <w:b/>
          <w:bCs/>
        </w:rPr>
        <w:t>80%</w:t>
      </w:r>
      <w:r>
        <w:t xml:space="preserve"> of the total high-quality annotated spectra. For fine-tuning, the selected spectra were split into training and validation sets at a 9:1 ratio, while the remaining spectra were held out as an independent test set to evaluate generalization. Fine-tuning hyperparameters were as follows: up to 100 epochs, batch size 16, learning rate </w:t>
      </w:r>
      <m:oMath>
        <m:r>
          <m:rPr/>
          <w:rPr>
            <w:rFonts w:ascii="Cambria Math" w:hAnsi="Cambria Math"/>
          </w:rPr>
          <m:t>1</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4</m:t>
            </m:r>
            <m:ctrlPr>
              <w:rPr>
                <w:rFonts w:ascii="Cambria Math" w:hAnsi="Cambria Math"/>
              </w:rPr>
            </m:ctrlPr>
          </m:sup>
        </m:sSup>
      </m:oMath>
      <w:r>
        <w:t xml:space="preserve"> (10% of the initial pre-training learning rate), weight decay </w:t>
      </w:r>
      <m:oMath>
        <m:r>
          <m:rPr/>
          <w:rPr>
            <w:rFonts w:ascii="Cambria Math" w:hAnsi="Cambria Math"/>
          </w:rPr>
          <m:t>1</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5</m:t>
            </m:r>
            <m:ctrlPr>
              <w:rPr>
                <w:rFonts w:ascii="Cambria Math" w:hAnsi="Cambria Math"/>
              </w:rPr>
            </m:ctrlPr>
          </m:sup>
        </m:sSup>
      </m:oMath>
      <w:r>
        <w:t>, and early stopping based on the validation loss to prevent overfitting.</w:t>
      </w:r>
    </w:p>
    <w:bookmarkEnd w:id="29"/>
    <w:p w14:paraId="1F93C4AC">
      <w:pPr>
        <w:pStyle w:val="5"/>
        <w:jc w:val="both"/>
        <w:rPr>
          <w:rStyle w:val="28"/>
          <w:b w:val="0"/>
          <w:bCs/>
        </w:rPr>
      </w:pPr>
      <w:bookmarkStart w:id="30" w:name="Xb43156418c95fa7b07590a9ab0197782d9acfe2"/>
      <w:r>
        <w:rPr>
          <w:rStyle w:val="28"/>
        </w:rPr>
        <w:t>MS2Int_flr: phosphorylation site localization workflow</w:t>
      </w:r>
      <w:r>
        <w:rPr>
          <w:rStyle w:val="28"/>
          <w:rFonts w:hint="eastAsia"/>
        </w:rPr>
        <w:t>.</w:t>
      </w:r>
      <w:r>
        <w:rPr>
          <w:rFonts w:hint="eastAsia"/>
        </w:rPr>
        <w:t xml:space="preserve"> </w:t>
      </w:r>
      <w:r>
        <w:rPr>
          <w:rStyle w:val="28"/>
          <w:b w:val="0"/>
          <w:bCs/>
        </w:rPr>
        <w:t>To apply the model to phosphorylation site localization, we developed the MS2Int_flr module. Inspired by the design principles of DeepFLR</w:t>
      </w:r>
      <w:r>
        <w:rPr>
          <w:rFonts w:cs="Times New Roman"/>
          <w:sz w:val="18"/>
          <w:vertAlign w:val="superscript"/>
        </w:rPr>
        <w:t>29</w:t>
      </w:r>
      <w:r>
        <w:rPr>
          <w:rStyle w:val="28"/>
          <w:b w:val="0"/>
          <w:bCs/>
        </w:rPr>
        <w:t xml:space="preserve">, this module integrates deep learning–based spectrum prediction with statistical quality control based on target–decoy competition41 to enable stringent assessment of phosphorylation site localization reliability. We used a synthetic phosphopeptide dataset from the ProteomeTools project (PRIDE accession: PXD00013850; Supplementary Table 1) as a benchmark to validate the fidelity and accuracy of false localization rate (FLR) estimation, and subsequently evaluated its performance on a real biological sample dataset from the MCF-7 cell line </w:t>
      </w:r>
      <w:r>
        <w:rPr>
          <w:rStyle w:val="28"/>
          <w:rFonts w:hint="eastAsia"/>
          <w:b w:val="0"/>
          <w:bCs/>
        </w:rPr>
        <w:t xml:space="preserve">in </w:t>
      </w:r>
      <w:r>
        <w:rPr>
          <w:rStyle w:val="28"/>
          <w:b w:val="0"/>
          <w:bCs/>
        </w:rPr>
        <w:t>PXD00334451</w:t>
      </w:r>
      <w:r>
        <w:rPr>
          <w:rStyle w:val="28"/>
          <w:rFonts w:hint="eastAsia"/>
          <w:b w:val="0"/>
          <w:bCs/>
        </w:rPr>
        <w:t xml:space="preserve"> </w:t>
      </w:r>
      <w:r>
        <w:rPr>
          <w:rStyle w:val="28"/>
          <w:b w:val="0"/>
          <w:bCs/>
        </w:rPr>
        <w:t>(Supplementary Table 1).</w:t>
      </w:r>
    </w:p>
    <w:p w14:paraId="1F93C4AD">
      <w:pPr>
        <w:pStyle w:val="3"/>
        <w:ind w:firstLine="360"/>
      </w:pPr>
      <w:r>
        <w:t>MS2Int_flr leverages MS2Int to predict theoretical fragmentation spectra for candidate site isomers and compares two prediction/scoring modes during scoring: MS2Int−, which scores sites using only conventional terminal ion series (</w:t>
      </w:r>
      <m:oMath>
        <m:r>
          <m:rPr/>
          <w:rPr>
            <w:rFonts w:ascii="Cambria Math" w:hAnsi="Cambria Math"/>
          </w:rPr>
          <m:t>b</m:t>
        </m:r>
        <m:r>
          <m:rPr>
            <m:sty m:val="p"/>
          </m:rPr>
          <w:rPr>
            <w:rFonts w:ascii="Cambria Math" w:hAnsi="Cambria Math"/>
          </w:rPr>
          <m:t>/</m:t>
        </m:r>
        <m:r>
          <m:rPr/>
          <w:rPr>
            <w:rFonts w:ascii="Cambria Math" w:hAnsi="Cambria Math"/>
          </w:rPr>
          <m:t>y</m:t>
        </m:r>
      </m:oMath>
      <w:r>
        <w:t xml:space="preserve"> ions), and </w:t>
      </w:r>
      <w:r>
        <w:rPr>
          <w:rFonts w:hint="eastAsia"/>
        </w:rPr>
        <w:t>MS2Int</w:t>
      </w:r>
      <w:r>
        <w:t xml:space="preserve">, which additionally incorporates </w:t>
      </w:r>
      <w:r>
        <w:rPr>
          <w:rFonts w:hint="eastAsia"/>
        </w:rPr>
        <w:t>internal fragment ions</w:t>
      </w:r>
      <w:r>
        <w:t xml:space="preserve"> (</w:t>
      </w:r>
      <m:oMath>
        <m:r>
          <m:rPr/>
          <w:rPr>
            <w:rFonts w:ascii="Cambria Math" w:hAnsi="Cambria Math"/>
          </w:rPr>
          <m:t>m</m:t>
        </m:r>
      </m:oMath>
      <w:r>
        <w:t xml:space="preserve"> ions) to enhance site discriminability.</w:t>
      </w:r>
    </w:p>
    <w:p w14:paraId="1F93C4AE">
      <w:pPr>
        <w:pStyle w:val="3"/>
        <w:ind w:firstLine="360"/>
      </w:pPr>
      <w:r>
        <w:t>The MS2Int_flr workflow consisted of the following steps:</w:t>
      </w:r>
      <w:r>
        <w:rPr>
          <w:rFonts w:hint="eastAsia"/>
        </w:rPr>
        <w:t xml:space="preserve"> (1) Data preprocessing and database search configuration: Database searching was performed using MaxQuant. Unless otherwise specified, default parameters were used: carbamidomethylation of cysteine (Carbamidomethyl (C)) as a fixed modification; oxidation of methionine (Oxidation (M)) and phosphorylation (Phospho (STY)) as variable modifications. To retain high-confidence peptide identifications while preserving all candidate phosphorylation sites, we controlled FDR at 1% at the PSM and protein levels and applied no site-level filtering (site-level FDR threshold set to 100%). (2) Isomer enumeration and decoy generation: For each phosphopeptide PSM reported by the search engine, all possible site isomers were enumerated as target sequences (Targets). Corresponding decoy sequences (Decoys) were generated by randomly reassigning the phosphorylation modification to other phosphorylatable residues within the same peptide (while keeping the amino acid sequence unchanged), excluding the originally assigned phosphorylatable site(s). (3) Spectrum prediction: MS2Int was used to predict theoretical fragmentation spectra for all Target and Decoy sequences. (4) Similarity scoring: Cosine similarity was calculated between each predicted spectrum and the corresponding experimental spectrum. PSMs were ranked by the similarity score or by the Delta Score (defined as the difference between the best- and second-best-scoring candidates). (5) FLR estimation: The false localization rate (FLR) was estimated using target–decoy competition as:</w:t>
      </w:r>
    </w:p>
    <w:p w14:paraId="1F93C4AF">
      <w:pPr>
        <w:pStyle w:val="3"/>
        <w:ind w:firstLine="360"/>
      </w:pPr>
      <m:oMathPara>
        <m:oMathParaPr>
          <m:jc m:val="center"/>
        </m:oMathParaPr>
        <m:oMath>
          <m:r>
            <m:rPr>
              <m:nor/>
              <m:sty m:val="p"/>
            </m:rPr>
            <m:t>FLR</m:t>
          </m:r>
          <m:r>
            <m:rPr>
              <m:sty m:val="p"/>
            </m:rPr>
            <w:rPr>
              <w:rFonts w:ascii="Cambria Math" w:hAnsi="Cambria Math"/>
            </w:rPr>
            <m:t>=</m:t>
          </m:r>
          <m:f>
            <m:fPr>
              <m:ctrlPr>
                <w:rPr>
                  <w:rFonts w:ascii="Cambria Math" w:hAnsi="Cambria Math"/>
                </w:rPr>
              </m:ctrlPr>
            </m:fPr>
            <m:num>
              <m:r>
                <m:rPr/>
                <w:rPr>
                  <w:rFonts w:ascii="Cambria Math" w:hAnsi="Cambria Math"/>
                </w:rPr>
                <m:t>2</m:t>
              </m:r>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m:t>decoy</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m:t>target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m:t>decoy</m:t>
                  </m:r>
                  <m:ctrlPr>
                    <w:rPr>
                      <w:rFonts w:ascii="Cambria Math" w:hAnsi="Cambria Math"/>
                    </w:rPr>
                  </m:ctrlPr>
                </m:sub>
              </m:sSub>
              <m:ctrlPr>
                <w:rPr>
                  <w:rFonts w:ascii="Cambria Math" w:hAnsi="Cambria Math"/>
                </w:rPr>
              </m:ctrlPr>
            </m:den>
          </m:f>
        </m:oMath>
      </m:oMathPara>
    </w:p>
    <w:p w14:paraId="1F93C4B0">
      <w:pPr>
        <w:jc w:val="both"/>
        <w:rPr>
          <w:rFonts w:ascii="Times New Roman" w:hAnsi="Times New Roman" w:eastAsia="微软雅黑" w:cs="Times New Roman"/>
          <w:color w:val="000000" w:themeColor="text1"/>
          <w:sz w:val="18"/>
          <w:szCs w:val="20"/>
          <w14:textFill>
            <w14:solidFill>
              <w14:schemeClr w14:val="tx1"/>
            </w14:solidFill>
          </w14:textFill>
        </w:rPr>
      </w:pPr>
      <w:r>
        <w:rPr>
          <w:rFonts w:hint="eastAsia" w:ascii="Times New Roman" w:hAnsi="Times New Roman" w:eastAsia="微软雅黑" w:cs="Times New Roman"/>
          <w:color w:val="000000" w:themeColor="text1"/>
          <w:sz w:val="18"/>
          <w:szCs w:val="20"/>
          <w14:textFill>
            <w14:solidFill>
              <w14:schemeClr w14:val="tx1"/>
            </w14:solidFill>
          </w14:textFill>
        </w:rPr>
        <w:t xml:space="preserve">where </w:t>
      </w:r>
      <m:oMath>
        <m:sSub>
          <m:sSubPr>
            <m:ctrlPr>
              <w:rPr>
                <w:rFonts w:hint="eastAsia" w:ascii="Cambria Math" w:hAnsi="Cambria Math" w:eastAsia="微软雅黑" w:cs="Times New Roman"/>
                <w:color w:val="000000" w:themeColor="text1"/>
                <w:sz w:val="18"/>
                <w:szCs w:val="20"/>
                <w14:textFill>
                  <w14:solidFill>
                    <w14:schemeClr w14:val="tx1"/>
                  </w14:solidFill>
                </w14:textFill>
              </w:rPr>
            </m:ctrlPr>
          </m:sSubPr>
          <m:e>
            <m:r>
              <m:rPr>
                <m:sty m:val="p"/>
              </m:rPr>
              <w:rPr>
                <w:rFonts w:hint="eastAsia" w:ascii="Times New Roman" w:hAnsi="Times New Roman" w:eastAsia="微软雅黑" w:cs="Times New Roman"/>
                <w:color w:val="000000" w:themeColor="text1"/>
                <w:sz w:val="18"/>
                <w:szCs w:val="20"/>
                <w14:textFill>
                  <w14:solidFill>
                    <w14:schemeClr w14:val="tx1"/>
                  </w14:solidFill>
                </w14:textFill>
              </w:rPr>
              <m:t>N</m:t>
            </m:r>
            <m:ctrlPr>
              <w:rPr>
                <w:rFonts w:hint="eastAsia" w:ascii="Cambria Math" w:hAnsi="Cambria Math" w:eastAsia="微软雅黑" w:cs="Times New Roman"/>
                <w:color w:val="000000" w:themeColor="text1"/>
                <w:sz w:val="18"/>
                <w:szCs w:val="20"/>
                <w14:textFill>
                  <w14:solidFill>
                    <w14:schemeClr w14:val="tx1"/>
                  </w14:solidFill>
                </w14:textFill>
              </w:rPr>
            </m:ctrlPr>
          </m:e>
          <m:sub>
            <m:r>
              <m:rPr>
                <m:nor/>
                <m:sty m:val="p"/>
              </m:rPr>
              <w:rPr>
                <w:rFonts w:hint="eastAsia" w:ascii="Times New Roman" w:hAnsi="Times New Roman" w:eastAsia="微软雅黑" w:cs="Times New Roman"/>
                <w:color w:val="000000" w:themeColor="text1"/>
                <w:sz w:val="18"/>
                <w:szCs w:val="20"/>
                <w14:textFill>
                  <w14:solidFill>
                    <w14:schemeClr w14:val="tx1"/>
                  </w14:solidFill>
                </w14:textFill>
              </w:rPr>
              <m:t>target</m:t>
            </m:r>
            <m:ctrlPr>
              <w:rPr>
                <w:rFonts w:hint="eastAsia" w:ascii="Cambria Math" w:hAnsi="Cambria Math" w:eastAsia="微软雅黑" w:cs="Times New Roman"/>
                <w:color w:val="000000" w:themeColor="text1"/>
                <w:sz w:val="18"/>
                <w:szCs w:val="20"/>
                <w14:textFill>
                  <w14:solidFill>
                    <w14:schemeClr w14:val="tx1"/>
                  </w14:solidFill>
                </w14:textFill>
              </w:rPr>
            </m:ctrlPr>
          </m:sub>
        </m:sSub>
      </m:oMath>
      <w:r>
        <w:rPr>
          <w:rFonts w:hint="eastAsia" w:ascii="Times New Roman" w:hAnsi="Times New Roman" w:eastAsia="微软雅黑" w:cs="Times New Roman"/>
          <w:color w:val="000000" w:themeColor="text1"/>
          <w:sz w:val="18"/>
          <w:szCs w:val="20"/>
          <w14:textFill>
            <w14:solidFill>
              <w14:schemeClr w14:val="tx1"/>
            </w14:solidFill>
          </w14:textFill>
        </w:rPr>
        <w:t xml:space="preserve"> and </w:t>
      </w:r>
      <m:oMath>
        <m:sSub>
          <m:sSubPr>
            <m:ctrlPr>
              <w:rPr>
                <w:rFonts w:hint="eastAsia" w:ascii="Cambria Math" w:hAnsi="Cambria Math" w:eastAsia="微软雅黑" w:cs="Times New Roman"/>
                <w:color w:val="000000" w:themeColor="text1"/>
                <w:sz w:val="18"/>
                <w:szCs w:val="20"/>
                <w14:textFill>
                  <w14:solidFill>
                    <w14:schemeClr w14:val="tx1"/>
                  </w14:solidFill>
                </w14:textFill>
              </w:rPr>
            </m:ctrlPr>
          </m:sSubPr>
          <m:e>
            <m:r>
              <m:rPr>
                <m:sty m:val="p"/>
              </m:rPr>
              <w:rPr>
                <w:rFonts w:hint="eastAsia" w:ascii="Times New Roman" w:hAnsi="Times New Roman" w:eastAsia="微软雅黑" w:cs="Times New Roman"/>
                <w:color w:val="000000" w:themeColor="text1"/>
                <w:sz w:val="18"/>
                <w:szCs w:val="20"/>
                <w14:textFill>
                  <w14:solidFill>
                    <w14:schemeClr w14:val="tx1"/>
                  </w14:solidFill>
                </w14:textFill>
              </w:rPr>
              <m:t>N</m:t>
            </m:r>
            <m:ctrlPr>
              <w:rPr>
                <w:rFonts w:hint="eastAsia" w:ascii="Cambria Math" w:hAnsi="Cambria Math" w:eastAsia="微软雅黑" w:cs="Times New Roman"/>
                <w:color w:val="000000" w:themeColor="text1"/>
                <w:sz w:val="18"/>
                <w:szCs w:val="20"/>
                <w14:textFill>
                  <w14:solidFill>
                    <w14:schemeClr w14:val="tx1"/>
                  </w14:solidFill>
                </w14:textFill>
              </w:rPr>
            </m:ctrlPr>
          </m:e>
          <m:sub>
            <m:r>
              <m:rPr>
                <m:nor/>
                <m:sty m:val="p"/>
              </m:rPr>
              <w:rPr>
                <w:rFonts w:hint="eastAsia" w:ascii="Times New Roman" w:hAnsi="Times New Roman" w:eastAsia="微软雅黑" w:cs="Times New Roman"/>
                <w:color w:val="000000" w:themeColor="text1"/>
                <w:sz w:val="18"/>
                <w:szCs w:val="20"/>
                <w14:textFill>
                  <w14:solidFill>
                    <w14:schemeClr w14:val="tx1"/>
                  </w14:solidFill>
                </w14:textFill>
              </w:rPr>
              <m:t>decoy</m:t>
            </m:r>
            <m:ctrlPr>
              <w:rPr>
                <w:rFonts w:hint="eastAsia" w:ascii="Cambria Math" w:hAnsi="Cambria Math" w:eastAsia="微软雅黑" w:cs="Times New Roman"/>
                <w:color w:val="000000" w:themeColor="text1"/>
                <w:sz w:val="18"/>
                <w:szCs w:val="20"/>
                <w14:textFill>
                  <w14:solidFill>
                    <w14:schemeClr w14:val="tx1"/>
                  </w14:solidFill>
                </w14:textFill>
              </w:rPr>
            </m:ctrlPr>
          </m:sub>
        </m:sSub>
      </m:oMath>
      <w:r>
        <w:rPr>
          <w:rFonts w:hint="eastAsia" w:ascii="Times New Roman" w:hAnsi="Times New Roman" w:eastAsia="微软雅黑" w:cs="Times New Roman"/>
          <w:color w:val="000000" w:themeColor="text1"/>
          <w:sz w:val="18"/>
          <w:szCs w:val="20"/>
          <w14:textFill>
            <w14:solidFill>
              <w14:schemeClr w14:val="tx1"/>
            </w14:solidFill>
          </w14:textFill>
        </w:rPr>
        <w:t xml:space="preserve"> denote the numbers of target and decoy hits, respectively, above a given scoring threshold.</w:t>
      </w:r>
    </w:p>
    <w:bookmarkEnd w:id="28"/>
    <w:bookmarkEnd w:id="30"/>
    <w:p w14:paraId="1F93C4B1">
      <w:pPr>
        <w:pStyle w:val="4"/>
        <w:jc w:val="both"/>
        <w:rPr>
          <w:color w:val="auto"/>
          <w:sz w:val="21"/>
          <w:szCs w:val="21"/>
        </w:rPr>
      </w:pPr>
      <w:bookmarkStart w:id="31" w:name="dia-data-analysis"/>
      <w:r>
        <w:rPr>
          <w:color w:val="auto"/>
          <w:sz w:val="21"/>
          <w:szCs w:val="21"/>
        </w:rPr>
        <w:t>DIA Data Analysis</w:t>
      </w:r>
    </w:p>
    <w:p w14:paraId="1F93C4B2">
      <w:pPr>
        <w:pStyle w:val="5"/>
        <w:jc w:val="both"/>
        <w:rPr>
          <w:rFonts w:cs="Times New Roman"/>
          <w:b w:val="0"/>
          <w:color w:val="000000" w:themeColor="text1"/>
          <w:sz w:val="18"/>
          <w:szCs w:val="20"/>
          <w14:textFill>
            <w14:solidFill>
              <w14:schemeClr w14:val="tx1"/>
            </w14:solidFill>
          </w14:textFill>
        </w:rPr>
      </w:pPr>
      <w:bookmarkStart w:id="32" w:name="spectral-library-generation"/>
      <w:r>
        <w:rPr>
          <w:rFonts w:hint="eastAsia" w:cs="Times New Roman"/>
          <w:bCs/>
          <w:color w:val="000000" w:themeColor="text1"/>
          <w:sz w:val="18"/>
          <w:szCs w:val="20"/>
          <w14:textFill>
            <w14:solidFill>
              <w14:schemeClr w14:val="tx1"/>
            </w14:solidFill>
          </w14:textFill>
        </w:rPr>
        <w:t xml:space="preserve">Spectral library generation. </w:t>
      </w:r>
      <w:r>
        <w:rPr>
          <w:rStyle w:val="28"/>
          <w:rFonts w:hint="eastAsia"/>
          <w:b w:val="0"/>
          <w:bCs/>
        </w:rPr>
        <w:t>For the generation of in silico spectral libraries, protein sequences from the UniProt/Swiss-Prot</w:t>
      </w:r>
      <w:r>
        <w:rPr>
          <w:rStyle w:val="28"/>
          <w:b w:val="0"/>
          <w:bCs/>
          <w:vertAlign w:val="superscript"/>
        </w:rPr>
        <w:t>52</w:t>
      </w:r>
      <w:r>
        <w:rPr>
          <w:rStyle w:val="28"/>
          <w:rFonts w:hint="eastAsia"/>
          <w:vertAlign w:val="superscript"/>
        </w:rPr>
        <w:t xml:space="preserve"> </w:t>
      </w:r>
      <w:r>
        <w:rPr>
          <w:rStyle w:val="28"/>
          <w:rFonts w:hint="eastAsia"/>
          <w:b w:val="0"/>
          <w:bCs/>
        </w:rPr>
        <w:t>Mus musculus (mouse) reference proteome (downloaded April 2024; 17,171 reviewed entries) were subjected to in silico digestion using Trypsin/P as the cleavage enzyme, allowing up to 2 missed cleavages. Only peptides with lengths ranging from 7 to 30 amino acids and precursor mass ≤ 4,600 Da were retained. Carbamidomethylation of cysteine was set as a fixed modification, and oxidation of methionine was included as a variable modification. Precursor charge states from 1+ to 4+ were considered. Fragment ion intensities were predicted using Prosit, and indexed retention times (iRT) were predicted using the Prosit_2019_irt model via the Koina</w:t>
      </w:r>
      <w:r>
        <w:rPr>
          <w:rStyle w:val="28"/>
          <w:b w:val="0"/>
          <w:bCs/>
          <w:vertAlign w:val="superscript"/>
        </w:rPr>
        <w:t>53</w:t>
      </w:r>
      <w:r>
        <w:rPr>
          <w:rStyle w:val="28"/>
          <w:rFonts w:hint="eastAsia"/>
          <w:b w:val="0"/>
          <w:bCs/>
        </w:rPr>
        <w:t xml:space="preserve"> server (https://koina.wilhelmlab.org/). The predicted spectral library was exported in tab-separated values (TSV) format compatible with DIA-NN.</w:t>
      </w:r>
    </w:p>
    <w:bookmarkEnd w:id="32"/>
    <w:p w14:paraId="1F93C4B3">
      <w:pPr>
        <w:pStyle w:val="5"/>
        <w:jc w:val="both"/>
        <w:rPr>
          <w:rFonts w:cs="Times New Roman"/>
          <w:b w:val="0"/>
          <w:color w:val="000000" w:themeColor="text1"/>
          <w:sz w:val="18"/>
          <w:szCs w:val="20"/>
          <w14:textFill>
            <w14:solidFill>
              <w14:schemeClr w14:val="tx1"/>
            </w14:solidFill>
          </w14:textFill>
        </w:rPr>
      </w:pPr>
      <w:ins w:id="176" w:author="cliang" w:date="2026-02-04T23:43:00Z">
        <w:bookmarkStart w:id="33" w:name="dia-data-analysis-1"/>
        <w:r>
          <w:rPr>
            <w:rFonts w:hint="eastAsia" w:cs="Times New Roman"/>
            <w:bCs/>
            <w:color w:val="000000" w:themeColor="text1"/>
            <w:sz w:val="18"/>
            <w:szCs w:val="20"/>
            <w14:textFill>
              <w14:solidFill>
                <w14:schemeClr w14:val="tx1"/>
              </w14:solidFill>
            </w14:textFill>
          </w:rPr>
          <w:t>DIA data processing.</w:t>
        </w:r>
      </w:ins>
      <w:r>
        <w:rPr>
          <w:rFonts w:hint="eastAsia" w:cs="Times New Roman"/>
          <w:bCs/>
          <w:color w:val="000000" w:themeColor="text1"/>
          <w:sz w:val="18"/>
          <w:szCs w:val="20"/>
          <w14:textFill>
            <w14:solidFill>
              <w14:schemeClr w14:val="tx1"/>
            </w14:solidFill>
          </w14:textFill>
        </w:rPr>
        <w:t xml:space="preserve"> </w:t>
      </w:r>
      <w:r>
        <w:rPr>
          <w:rStyle w:val="28"/>
          <w:rFonts w:hint="eastAsia"/>
          <w:b w:val="0"/>
          <w:bCs/>
        </w:rPr>
        <w:t>We analyzed a publicly available DIA dataset (PXD005573) obtained from the PRIDE repository(Supplementary Table 1). The experiment included four time points, each measured in three technical replicates. Raw data were processed with DIA-NN</w:t>
      </w:r>
      <w:r>
        <w:rPr>
          <w:rStyle w:val="28"/>
          <w:b w:val="0"/>
          <w:bCs/>
          <w:vertAlign w:val="superscript"/>
        </w:rPr>
        <w:t>54</w:t>
      </w:r>
      <w:r>
        <w:rPr>
          <w:rStyle w:val="28"/>
          <w:rFonts w:hint="eastAsia"/>
          <w:b w:val="0"/>
          <w:bCs/>
        </w:rPr>
        <w:t xml:space="preserve"> (v2.0.0). To improve identification consistency while minimizing false discoveries across disparate conditions, data extraction and quantification were performed separately for each time point (i.e., each set of three replicates) with Match Between Runs (MBR) enabled. Retention time prediction used iRT values generated by Prosit_2019_irt, and mass accuracy was determined by DIA-NN via automated mass calibration. Precursor- and protein-level FDR were controlled at 1% using a target–decoy strategy. Quantification results were exported for downstream statistical analysis and visualization.</w:t>
      </w:r>
    </w:p>
    <w:bookmarkEnd w:id="31"/>
    <w:bookmarkEnd w:id="33"/>
    <w:p w14:paraId="1F93C4B4">
      <w:pPr>
        <w:pStyle w:val="4"/>
        <w:jc w:val="both"/>
        <w:rPr>
          <w:color w:val="auto"/>
          <w:sz w:val="21"/>
          <w:szCs w:val="21"/>
        </w:rPr>
      </w:pPr>
      <w:bookmarkStart w:id="34" w:name="spectral-visualization"/>
      <w:r>
        <w:rPr>
          <w:color w:val="auto"/>
          <w:sz w:val="21"/>
          <w:szCs w:val="21"/>
        </w:rPr>
        <w:t>Spectral Visualization</w:t>
      </w:r>
    </w:p>
    <w:p w14:paraId="1F93C4B5">
      <w:pPr>
        <w:pStyle w:val="31"/>
      </w:pPr>
      <w:r>
        <w:t xml:space="preserve">Annotated spectral mirror plots were generated using </w:t>
      </w:r>
      <w:r>
        <w:rPr>
          <w:rStyle w:val="56"/>
        </w:rPr>
        <w:t>spectrum_utils</w:t>
      </w:r>
      <w:r>
        <w:t xml:space="preserve"> (version 0.5.0)</w:t>
      </w:r>
      <w:r>
        <w:rPr>
          <w:rFonts w:cs="Times New Roman"/>
          <w:vertAlign w:val="superscript"/>
        </w:rPr>
        <w:t>36,37</w:t>
      </w:r>
      <w:r>
        <w:t xml:space="preserve">. </w:t>
      </w:r>
      <w:r>
        <w:rPr>
          <w:rFonts w:hint="eastAsia"/>
        </w:rPr>
        <w:t>Peak intensities were first normalized by the square root of the maximum intensity in each spectrum and then square-root transformed to enhance the visibility of low-abundance ions; all other settings followed default spectrum_utils parameters. Experimental spectra were mirrored against predicted reference spectra, with matched ions highlighted using instrument-specific tolerances (20 ppm for FTMS, 0.35 Da for ITMS).</w:t>
      </w:r>
    </w:p>
    <w:bookmarkEnd w:id="34"/>
    <w:p w14:paraId="1F93C4B6">
      <w:pPr>
        <w:pStyle w:val="4"/>
        <w:jc w:val="both"/>
        <w:rPr>
          <w:color w:val="auto"/>
          <w:sz w:val="21"/>
          <w:szCs w:val="21"/>
        </w:rPr>
      </w:pPr>
      <w:bookmarkStart w:id="35" w:name="label-free-quantification"/>
      <w:r>
        <w:rPr>
          <w:color w:val="auto"/>
          <w:sz w:val="21"/>
          <w:szCs w:val="21"/>
        </w:rPr>
        <w:t>Label-free Quantification</w:t>
      </w:r>
    </w:p>
    <w:p w14:paraId="1F93C4B7">
      <w:pPr>
        <w:pStyle w:val="31"/>
      </w:pPr>
      <w:r>
        <w:t>Following peptide identification refinement with Percolator, quantification was performed using FlashLFQ (version 1.2.3)</w:t>
      </w:r>
      <w:r>
        <w:rPr>
          <w:rFonts w:cs="Times New Roman"/>
          <w:vertAlign w:val="superscript"/>
        </w:rPr>
        <w:t>55</w:t>
      </w:r>
      <w:r>
        <w:t>. FlashLFQ executed chromatographic peak detection and integration of MS1 signals (sum of isotopic envelope intensities). The “Match-Between-Runs” (MBR) option was enabled (tolerance: ±20 ppm, ±2.5 min) to handle missing values. Protein abundance was calculated using the top-3 peptide method.</w:t>
      </w:r>
    </w:p>
    <w:bookmarkEnd w:id="12"/>
    <w:bookmarkEnd w:id="35"/>
    <w:p w14:paraId="1F93C4B8">
      <w:pPr>
        <w:pStyle w:val="31"/>
      </w:pPr>
    </w:p>
    <w:p w14:paraId="1F93C4B9">
      <w:pPr>
        <w:pStyle w:val="31"/>
      </w:pPr>
    </w:p>
    <w:p w14:paraId="1F93C4BA">
      <w:pPr>
        <w:pStyle w:val="31"/>
      </w:pPr>
    </w:p>
    <w:p w14:paraId="1F93C4BB">
      <w:pPr>
        <w:pStyle w:val="4"/>
        <w:jc w:val="both"/>
      </w:pPr>
      <w:r>
        <w:rPr>
          <w:rFonts w:hint="eastAsia"/>
          <w:color w:val="auto"/>
        </w:rPr>
        <w:t>References</w:t>
      </w:r>
    </w:p>
    <w:p w14:paraId="5B789548">
      <w:pPr>
        <w:pStyle w:val="101"/>
        <w:spacing w:after="0"/>
        <w:jc w:val="both"/>
        <w:rPr>
          <w:rFonts w:ascii="Times New Roman" w:hAnsi="Times New Roman" w:cs="Times New Roman"/>
          <w:sz w:val="18"/>
          <w:szCs w:val="18"/>
        </w:rPr>
      </w:pPr>
      <w:r>
        <w:rPr>
          <w:rFonts w:ascii="Times New Roman" w:hAnsi="Times New Roman" w:cs="Times New Roman"/>
          <w:sz w:val="18"/>
          <w:szCs w:val="18"/>
        </w:rPr>
        <w:t>1.</w:t>
      </w:r>
      <w:ins w:id="177" w:author="Miaoyan Gao" w:date="2026-02-05T16:05:00Z">
        <w:r>
          <w:rPr>
            <w:rFonts w:ascii="Times New Roman" w:hAnsi="Times New Roman" w:cs="Times New Roman"/>
            <w:sz w:val="18"/>
            <w:szCs w:val="18"/>
          </w:rPr>
          <w:t xml:space="preserve"> </w:t>
        </w:r>
      </w:ins>
      <w:r>
        <w:rPr>
          <w:rFonts w:ascii="Times New Roman" w:hAnsi="Times New Roman" w:cs="Times New Roman"/>
          <w:sz w:val="18"/>
          <w:szCs w:val="18"/>
        </w:rPr>
        <w:t xml:space="preserve">Aebersold, R. &amp; Mann, M. Mass-spectrometric exploration of proteome structure and function. </w:t>
      </w:r>
      <w:r>
        <w:rPr>
          <w:rFonts w:ascii="Times New Roman" w:hAnsi="Times New Roman" w:cs="Times New Roman"/>
          <w:i/>
          <w:iCs/>
          <w:sz w:val="18"/>
          <w:szCs w:val="18"/>
        </w:rPr>
        <w:t>Nature</w:t>
      </w:r>
      <w:r>
        <w:rPr>
          <w:rFonts w:ascii="Times New Roman" w:hAnsi="Times New Roman" w:cs="Times New Roman"/>
          <w:sz w:val="18"/>
          <w:szCs w:val="18"/>
        </w:rPr>
        <w:t xml:space="preserve"> </w:t>
      </w:r>
      <w:r>
        <w:rPr>
          <w:rFonts w:ascii="Times New Roman" w:hAnsi="Times New Roman" w:cs="Times New Roman"/>
          <w:b/>
          <w:bCs/>
          <w:sz w:val="18"/>
          <w:szCs w:val="18"/>
        </w:rPr>
        <w:t>537</w:t>
      </w:r>
      <w:r>
        <w:rPr>
          <w:rFonts w:ascii="Times New Roman" w:hAnsi="Times New Roman" w:cs="Times New Roman"/>
          <w:sz w:val="18"/>
          <w:szCs w:val="18"/>
        </w:rPr>
        <w:t>, 347–355 (2016).</w:t>
      </w:r>
    </w:p>
    <w:p w14:paraId="3C03D5F8">
      <w:pPr>
        <w:pStyle w:val="101"/>
        <w:spacing w:after="0"/>
        <w:jc w:val="both"/>
        <w:rPr>
          <w:rFonts w:ascii="Times New Roman" w:hAnsi="Times New Roman" w:cs="Times New Roman"/>
          <w:sz w:val="18"/>
          <w:szCs w:val="18"/>
        </w:rPr>
      </w:pPr>
      <w:r>
        <w:rPr>
          <w:rFonts w:ascii="Times New Roman" w:hAnsi="Times New Roman" w:cs="Times New Roman"/>
          <w:sz w:val="18"/>
          <w:szCs w:val="18"/>
        </w:rPr>
        <w:t>2.</w:t>
      </w:r>
      <w:ins w:id="178"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Guo, T., Steen, J. A. &amp; Mann, M. Mass-spectrometry-based proteomics: from single cells to clinical applications. </w:t>
      </w:r>
      <w:r>
        <w:rPr>
          <w:rFonts w:ascii="Times New Roman" w:hAnsi="Times New Roman" w:cs="Times New Roman"/>
          <w:i/>
          <w:iCs/>
          <w:sz w:val="18"/>
          <w:szCs w:val="18"/>
        </w:rPr>
        <w:t>Nature</w:t>
      </w:r>
      <w:r>
        <w:rPr>
          <w:rFonts w:ascii="Times New Roman" w:hAnsi="Times New Roman" w:cs="Times New Roman"/>
          <w:sz w:val="18"/>
          <w:szCs w:val="18"/>
        </w:rPr>
        <w:t xml:space="preserve"> </w:t>
      </w:r>
      <w:r>
        <w:rPr>
          <w:rFonts w:ascii="Times New Roman" w:hAnsi="Times New Roman" w:cs="Times New Roman"/>
          <w:b/>
          <w:bCs/>
          <w:sz w:val="18"/>
          <w:szCs w:val="18"/>
        </w:rPr>
        <w:t>638</w:t>
      </w:r>
      <w:r>
        <w:rPr>
          <w:rFonts w:ascii="Times New Roman" w:hAnsi="Times New Roman" w:cs="Times New Roman"/>
          <w:sz w:val="18"/>
          <w:szCs w:val="18"/>
        </w:rPr>
        <w:t>, 901–911 (2025).</w:t>
      </w:r>
    </w:p>
    <w:p w14:paraId="7A344EFA">
      <w:pPr>
        <w:pStyle w:val="101"/>
        <w:spacing w:after="0"/>
        <w:jc w:val="both"/>
        <w:rPr>
          <w:rFonts w:ascii="Times New Roman" w:hAnsi="Times New Roman" w:cs="Times New Roman"/>
          <w:sz w:val="18"/>
          <w:szCs w:val="18"/>
        </w:rPr>
      </w:pPr>
      <w:r>
        <w:rPr>
          <w:rFonts w:ascii="Times New Roman" w:hAnsi="Times New Roman" w:cs="Times New Roman"/>
          <w:sz w:val="18"/>
          <w:szCs w:val="18"/>
        </w:rPr>
        <w:t>3.</w:t>
      </w:r>
      <w:ins w:id="179"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Kalhor, M., Lapin, J., Picciani, M. &amp; Wilhelm, M. Rescoring Peptide Spectrum Matches: Boosting Proteomics Performance by Integrating Peptide Property Predictors Into Peptide Identification. </w:t>
      </w:r>
      <w:r>
        <w:rPr>
          <w:rFonts w:ascii="Times New Roman" w:hAnsi="Times New Roman" w:cs="Times New Roman"/>
          <w:i/>
          <w:iCs/>
          <w:sz w:val="18"/>
          <w:szCs w:val="18"/>
        </w:rPr>
        <w:t>Molecular &amp; Cellular Proteomics</w:t>
      </w:r>
      <w:r>
        <w:rPr>
          <w:rFonts w:ascii="Times New Roman" w:hAnsi="Times New Roman" w:cs="Times New Roman"/>
          <w:sz w:val="18"/>
          <w:szCs w:val="18"/>
        </w:rPr>
        <w:t xml:space="preserve"> </w:t>
      </w:r>
      <w:r>
        <w:rPr>
          <w:rFonts w:ascii="Times New Roman" w:hAnsi="Times New Roman" w:cs="Times New Roman"/>
          <w:b/>
          <w:bCs/>
          <w:sz w:val="18"/>
          <w:szCs w:val="18"/>
        </w:rPr>
        <w:t>23</w:t>
      </w:r>
      <w:r>
        <w:rPr>
          <w:rFonts w:ascii="Times New Roman" w:hAnsi="Times New Roman" w:cs="Times New Roman"/>
          <w:sz w:val="18"/>
          <w:szCs w:val="18"/>
        </w:rPr>
        <w:t>, 100798 (2024).</w:t>
      </w:r>
    </w:p>
    <w:p w14:paraId="43C6BC63">
      <w:pPr>
        <w:pStyle w:val="101"/>
        <w:spacing w:after="0"/>
        <w:jc w:val="both"/>
        <w:rPr>
          <w:rFonts w:ascii="Times New Roman" w:hAnsi="Times New Roman" w:cs="Times New Roman"/>
          <w:sz w:val="18"/>
          <w:szCs w:val="18"/>
        </w:rPr>
      </w:pPr>
      <w:r>
        <w:rPr>
          <w:rFonts w:ascii="Times New Roman" w:hAnsi="Times New Roman" w:cs="Times New Roman"/>
          <w:sz w:val="18"/>
          <w:szCs w:val="18"/>
        </w:rPr>
        <w:t>4.</w:t>
      </w:r>
      <w:ins w:id="180"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Searle, B. C. </w:t>
      </w:r>
      <w:r>
        <w:rPr>
          <w:rFonts w:ascii="Times New Roman" w:hAnsi="Times New Roman" w:cs="Times New Roman"/>
          <w:i/>
          <w:iCs/>
          <w:sz w:val="18"/>
          <w:szCs w:val="18"/>
        </w:rPr>
        <w:t>et al.</w:t>
      </w:r>
      <w:r>
        <w:rPr>
          <w:rFonts w:ascii="Times New Roman" w:hAnsi="Times New Roman" w:cs="Times New Roman"/>
          <w:sz w:val="18"/>
          <w:szCs w:val="18"/>
        </w:rPr>
        <w:t xml:space="preserve"> Generating high quality libraries for DIA MS with empirically corrected peptide predictions. </w:t>
      </w:r>
      <w:r>
        <w:rPr>
          <w:rFonts w:ascii="Times New Roman" w:hAnsi="Times New Roman" w:cs="Times New Roman"/>
          <w:i/>
          <w:iCs/>
          <w:sz w:val="18"/>
          <w:szCs w:val="18"/>
        </w:rPr>
        <w:t>Nat Commun</w:t>
      </w:r>
      <w:r>
        <w:rPr>
          <w:rFonts w:ascii="Times New Roman" w:hAnsi="Times New Roman" w:cs="Times New Roman"/>
          <w:sz w:val="18"/>
          <w:szCs w:val="18"/>
        </w:rPr>
        <w:t xml:space="preserve"> </w:t>
      </w:r>
      <w:r>
        <w:rPr>
          <w:rFonts w:ascii="Times New Roman" w:hAnsi="Times New Roman" w:cs="Times New Roman"/>
          <w:b/>
          <w:bCs/>
          <w:sz w:val="18"/>
          <w:szCs w:val="18"/>
        </w:rPr>
        <w:t>11</w:t>
      </w:r>
      <w:r>
        <w:rPr>
          <w:rFonts w:ascii="Times New Roman" w:hAnsi="Times New Roman" w:cs="Times New Roman"/>
          <w:sz w:val="18"/>
          <w:szCs w:val="18"/>
        </w:rPr>
        <w:t>, 1548 (2020).</w:t>
      </w:r>
    </w:p>
    <w:p w14:paraId="3A360DA3">
      <w:pPr>
        <w:pStyle w:val="101"/>
        <w:spacing w:after="0"/>
        <w:jc w:val="both"/>
        <w:rPr>
          <w:rFonts w:ascii="Times New Roman" w:hAnsi="Times New Roman" w:cs="Times New Roman"/>
          <w:sz w:val="18"/>
          <w:szCs w:val="18"/>
        </w:rPr>
      </w:pPr>
      <w:r>
        <w:rPr>
          <w:rFonts w:ascii="Times New Roman" w:hAnsi="Times New Roman" w:cs="Times New Roman"/>
          <w:sz w:val="18"/>
          <w:szCs w:val="18"/>
        </w:rPr>
        <w:t>5.</w:t>
      </w:r>
      <w:ins w:id="181"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Fröhlich, K. </w:t>
      </w:r>
      <w:r>
        <w:rPr>
          <w:rFonts w:ascii="Times New Roman" w:hAnsi="Times New Roman" w:cs="Times New Roman"/>
          <w:i/>
          <w:iCs/>
          <w:sz w:val="18"/>
          <w:szCs w:val="18"/>
        </w:rPr>
        <w:t>et al.</w:t>
      </w:r>
      <w:r>
        <w:rPr>
          <w:rFonts w:ascii="Times New Roman" w:hAnsi="Times New Roman" w:cs="Times New Roman"/>
          <w:sz w:val="18"/>
          <w:szCs w:val="18"/>
        </w:rPr>
        <w:t xml:space="preserve"> Benchmarking of analysis strategies for data-independent acquisition proteomics using a large-scale dataset comprising inter-patient heterogeneity. </w:t>
      </w:r>
      <w:r>
        <w:rPr>
          <w:rFonts w:ascii="Times New Roman" w:hAnsi="Times New Roman" w:cs="Times New Roman"/>
          <w:i/>
          <w:iCs/>
          <w:sz w:val="18"/>
          <w:szCs w:val="18"/>
        </w:rPr>
        <w:t>Nat Commun</w:t>
      </w:r>
      <w:r>
        <w:rPr>
          <w:rFonts w:ascii="Times New Roman" w:hAnsi="Times New Roman" w:cs="Times New Roman"/>
          <w:sz w:val="18"/>
          <w:szCs w:val="18"/>
        </w:rPr>
        <w:t xml:space="preserve"> </w:t>
      </w:r>
      <w:r>
        <w:rPr>
          <w:rFonts w:ascii="Times New Roman" w:hAnsi="Times New Roman" w:cs="Times New Roman"/>
          <w:b/>
          <w:bCs/>
          <w:sz w:val="18"/>
          <w:szCs w:val="18"/>
        </w:rPr>
        <w:t>13</w:t>
      </w:r>
      <w:r>
        <w:rPr>
          <w:rFonts w:ascii="Times New Roman" w:hAnsi="Times New Roman" w:cs="Times New Roman"/>
          <w:sz w:val="18"/>
          <w:szCs w:val="18"/>
        </w:rPr>
        <w:t>, 2622 (2022).</w:t>
      </w:r>
    </w:p>
    <w:p w14:paraId="46B600BA">
      <w:pPr>
        <w:pStyle w:val="101"/>
        <w:spacing w:after="0"/>
        <w:jc w:val="both"/>
        <w:rPr>
          <w:rFonts w:ascii="Times New Roman" w:hAnsi="Times New Roman" w:cs="Times New Roman"/>
          <w:sz w:val="18"/>
          <w:szCs w:val="18"/>
        </w:rPr>
      </w:pPr>
      <w:r>
        <w:rPr>
          <w:rFonts w:ascii="Times New Roman" w:hAnsi="Times New Roman" w:cs="Times New Roman"/>
          <w:sz w:val="18"/>
          <w:szCs w:val="18"/>
        </w:rPr>
        <w:t>6.</w:t>
      </w:r>
      <w:ins w:id="182"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Ludwig, C. </w:t>
      </w:r>
      <w:r>
        <w:rPr>
          <w:rFonts w:ascii="Times New Roman" w:hAnsi="Times New Roman" w:cs="Times New Roman"/>
          <w:i/>
          <w:iCs/>
          <w:sz w:val="18"/>
          <w:szCs w:val="18"/>
        </w:rPr>
        <w:t>et al.</w:t>
      </w:r>
      <w:r>
        <w:rPr>
          <w:rFonts w:ascii="Times New Roman" w:hAnsi="Times New Roman" w:cs="Times New Roman"/>
          <w:sz w:val="18"/>
          <w:szCs w:val="18"/>
        </w:rPr>
        <w:t xml:space="preserve"> Data‐independent acquisition‐based </w:t>
      </w:r>
      <w:r>
        <w:rPr>
          <w:rFonts w:ascii="Times New Roman" w:hAnsi="Times New Roman" w:cs="Times New Roman"/>
          <w:smallCaps/>
          <w:sz w:val="18"/>
          <w:szCs w:val="18"/>
        </w:rPr>
        <w:t>SWATH</w:t>
      </w:r>
      <w:r>
        <w:rPr>
          <w:rFonts w:ascii="Times New Roman" w:hAnsi="Times New Roman" w:cs="Times New Roman"/>
          <w:sz w:val="18"/>
          <w:szCs w:val="18"/>
        </w:rPr>
        <w:t xml:space="preserve"> ‐ </w:t>
      </w:r>
      <w:r>
        <w:rPr>
          <w:rFonts w:ascii="Times New Roman" w:hAnsi="Times New Roman" w:cs="Times New Roman"/>
          <w:smallCaps/>
          <w:sz w:val="18"/>
          <w:szCs w:val="18"/>
        </w:rPr>
        <w:t>MS</w:t>
      </w:r>
      <w:r>
        <w:rPr>
          <w:rFonts w:ascii="Times New Roman" w:hAnsi="Times New Roman" w:cs="Times New Roman"/>
          <w:sz w:val="18"/>
          <w:szCs w:val="18"/>
        </w:rPr>
        <w:t xml:space="preserve"> for quantitative proteomics: a tutorial. </w:t>
      </w:r>
      <w:r>
        <w:rPr>
          <w:rFonts w:ascii="Times New Roman" w:hAnsi="Times New Roman" w:cs="Times New Roman"/>
          <w:i/>
          <w:iCs/>
          <w:sz w:val="18"/>
          <w:szCs w:val="18"/>
        </w:rPr>
        <w:t>Molecular Systems Biology</w:t>
      </w:r>
      <w:r>
        <w:rPr>
          <w:rFonts w:ascii="Times New Roman" w:hAnsi="Times New Roman" w:cs="Times New Roman"/>
          <w:sz w:val="18"/>
          <w:szCs w:val="18"/>
        </w:rPr>
        <w:t xml:space="preserve"> </w:t>
      </w:r>
      <w:r>
        <w:rPr>
          <w:rFonts w:ascii="Times New Roman" w:hAnsi="Times New Roman" w:cs="Times New Roman"/>
          <w:b/>
          <w:bCs/>
          <w:sz w:val="18"/>
          <w:szCs w:val="18"/>
        </w:rPr>
        <w:t>14</w:t>
      </w:r>
      <w:r>
        <w:rPr>
          <w:rFonts w:ascii="Times New Roman" w:hAnsi="Times New Roman" w:cs="Times New Roman"/>
          <w:sz w:val="18"/>
          <w:szCs w:val="18"/>
        </w:rPr>
        <w:t>, e8126 (2018).</w:t>
      </w:r>
    </w:p>
    <w:p w14:paraId="4F46C998">
      <w:pPr>
        <w:pStyle w:val="101"/>
        <w:spacing w:after="0"/>
        <w:jc w:val="both"/>
        <w:rPr>
          <w:rFonts w:ascii="Times New Roman" w:hAnsi="Times New Roman" w:cs="Times New Roman"/>
          <w:sz w:val="18"/>
          <w:szCs w:val="18"/>
        </w:rPr>
      </w:pPr>
      <w:r>
        <w:rPr>
          <w:rFonts w:ascii="Times New Roman" w:hAnsi="Times New Roman" w:cs="Times New Roman"/>
          <w:sz w:val="18"/>
          <w:szCs w:val="18"/>
        </w:rPr>
        <w:t>7.</w:t>
      </w:r>
      <w:ins w:id="183"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Gessulat, S. </w:t>
      </w:r>
      <w:r>
        <w:rPr>
          <w:rFonts w:ascii="Times New Roman" w:hAnsi="Times New Roman" w:cs="Times New Roman"/>
          <w:i/>
          <w:iCs/>
          <w:sz w:val="18"/>
          <w:szCs w:val="18"/>
        </w:rPr>
        <w:t>et al.</w:t>
      </w:r>
      <w:r>
        <w:rPr>
          <w:rFonts w:ascii="Times New Roman" w:hAnsi="Times New Roman" w:cs="Times New Roman"/>
          <w:sz w:val="18"/>
          <w:szCs w:val="18"/>
        </w:rPr>
        <w:t xml:space="preserve"> Prosit: proteome-wide prediction of peptide tandem mass spectra by deep learning. </w:t>
      </w:r>
      <w:r>
        <w:rPr>
          <w:rFonts w:ascii="Times New Roman" w:hAnsi="Times New Roman" w:cs="Times New Roman"/>
          <w:i/>
          <w:iCs/>
          <w:sz w:val="18"/>
          <w:szCs w:val="18"/>
        </w:rPr>
        <w:t>Nat Methods</w:t>
      </w:r>
      <w:r>
        <w:rPr>
          <w:rFonts w:ascii="Times New Roman" w:hAnsi="Times New Roman" w:cs="Times New Roman"/>
          <w:sz w:val="18"/>
          <w:szCs w:val="18"/>
        </w:rPr>
        <w:t xml:space="preserve"> </w:t>
      </w:r>
      <w:r>
        <w:rPr>
          <w:rFonts w:ascii="Times New Roman" w:hAnsi="Times New Roman" w:cs="Times New Roman"/>
          <w:b/>
          <w:bCs/>
          <w:sz w:val="18"/>
          <w:szCs w:val="18"/>
        </w:rPr>
        <w:t>16</w:t>
      </w:r>
      <w:r>
        <w:rPr>
          <w:rFonts w:ascii="Times New Roman" w:hAnsi="Times New Roman" w:cs="Times New Roman"/>
          <w:sz w:val="18"/>
          <w:szCs w:val="18"/>
        </w:rPr>
        <w:t>, 509–518 (2019).</w:t>
      </w:r>
    </w:p>
    <w:p w14:paraId="69B0A6E1">
      <w:pPr>
        <w:pStyle w:val="101"/>
        <w:spacing w:after="0"/>
        <w:jc w:val="both"/>
        <w:rPr>
          <w:rFonts w:ascii="Times New Roman" w:hAnsi="Times New Roman" w:cs="Times New Roman"/>
          <w:sz w:val="18"/>
          <w:szCs w:val="18"/>
        </w:rPr>
      </w:pPr>
      <w:r>
        <w:rPr>
          <w:rFonts w:ascii="Times New Roman" w:hAnsi="Times New Roman" w:cs="Times New Roman"/>
          <w:sz w:val="18"/>
          <w:szCs w:val="18"/>
        </w:rPr>
        <w:t>8.</w:t>
      </w:r>
      <w:ins w:id="184"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Zeng, W.-F. </w:t>
      </w:r>
      <w:r>
        <w:rPr>
          <w:rFonts w:ascii="Times New Roman" w:hAnsi="Times New Roman" w:cs="Times New Roman"/>
          <w:i/>
          <w:iCs/>
          <w:sz w:val="18"/>
          <w:szCs w:val="18"/>
        </w:rPr>
        <w:t>et al.</w:t>
      </w:r>
      <w:r>
        <w:rPr>
          <w:rFonts w:ascii="Times New Roman" w:hAnsi="Times New Roman" w:cs="Times New Roman"/>
          <w:sz w:val="18"/>
          <w:szCs w:val="18"/>
        </w:rPr>
        <w:t xml:space="preserve"> AlphaPeptDeep: a modular deep learning framework to predict peptide properties for proteomics. </w:t>
      </w:r>
      <w:r>
        <w:rPr>
          <w:rFonts w:ascii="Times New Roman" w:hAnsi="Times New Roman" w:cs="Times New Roman"/>
          <w:i/>
          <w:iCs/>
          <w:sz w:val="18"/>
          <w:szCs w:val="18"/>
        </w:rPr>
        <w:t>Nat Commun</w:t>
      </w:r>
      <w:r>
        <w:rPr>
          <w:rFonts w:ascii="Times New Roman" w:hAnsi="Times New Roman" w:cs="Times New Roman"/>
          <w:sz w:val="18"/>
          <w:szCs w:val="18"/>
        </w:rPr>
        <w:t xml:space="preserve"> </w:t>
      </w:r>
      <w:r>
        <w:rPr>
          <w:rFonts w:ascii="Times New Roman" w:hAnsi="Times New Roman" w:cs="Times New Roman"/>
          <w:b/>
          <w:bCs/>
          <w:sz w:val="18"/>
          <w:szCs w:val="18"/>
        </w:rPr>
        <w:t>13</w:t>
      </w:r>
      <w:r>
        <w:rPr>
          <w:rFonts w:ascii="Times New Roman" w:hAnsi="Times New Roman" w:cs="Times New Roman"/>
          <w:sz w:val="18"/>
          <w:szCs w:val="18"/>
        </w:rPr>
        <w:t>, 7238 (2022).</w:t>
      </w:r>
    </w:p>
    <w:p w14:paraId="38FEFDB3">
      <w:pPr>
        <w:pStyle w:val="101"/>
        <w:spacing w:after="0"/>
        <w:jc w:val="both"/>
        <w:rPr>
          <w:rFonts w:ascii="Times New Roman" w:hAnsi="Times New Roman" w:cs="Times New Roman"/>
          <w:sz w:val="18"/>
          <w:szCs w:val="18"/>
        </w:rPr>
      </w:pPr>
      <w:r>
        <w:rPr>
          <w:rFonts w:ascii="Times New Roman" w:hAnsi="Times New Roman" w:cs="Times New Roman"/>
          <w:sz w:val="18"/>
          <w:szCs w:val="18"/>
        </w:rPr>
        <w:t>9.</w:t>
      </w:r>
      <w:ins w:id="185"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Degroeve, S. &amp; Martens, L. MS2PIP: a tool for MS/MS peak intensity prediction. </w:t>
      </w:r>
      <w:r>
        <w:rPr>
          <w:rFonts w:ascii="Times New Roman" w:hAnsi="Times New Roman" w:cs="Times New Roman"/>
          <w:i/>
          <w:iCs/>
          <w:sz w:val="18"/>
          <w:szCs w:val="18"/>
        </w:rPr>
        <w:t>Bioinformatics</w:t>
      </w:r>
      <w:r>
        <w:rPr>
          <w:rFonts w:ascii="Times New Roman" w:hAnsi="Times New Roman" w:cs="Times New Roman"/>
          <w:sz w:val="18"/>
          <w:szCs w:val="18"/>
        </w:rPr>
        <w:t xml:space="preserve"> </w:t>
      </w:r>
      <w:r>
        <w:rPr>
          <w:rFonts w:ascii="Times New Roman" w:hAnsi="Times New Roman" w:cs="Times New Roman"/>
          <w:b/>
          <w:bCs/>
          <w:sz w:val="18"/>
          <w:szCs w:val="18"/>
        </w:rPr>
        <w:t>29</w:t>
      </w:r>
      <w:r>
        <w:rPr>
          <w:rFonts w:ascii="Times New Roman" w:hAnsi="Times New Roman" w:cs="Times New Roman"/>
          <w:sz w:val="18"/>
          <w:szCs w:val="18"/>
        </w:rPr>
        <w:t>, 3199–3203 (2013).</w:t>
      </w:r>
    </w:p>
    <w:p w14:paraId="29578E73">
      <w:pPr>
        <w:pStyle w:val="101"/>
        <w:spacing w:after="0"/>
        <w:jc w:val="both"/>
        <w:rPr>
          <w:rFonts w:ascii="Times New Roman" w:hAnsi="Times New Roman" w:cs="Times New Roman"/>
          <w:sz w:val="18"/>
          <w:szCs w:val="18"/>
        </w:rPr>
      </w:pPr>
      <w:r>
        <w:rPr>
          <w:rFonts w:ascii="Times New Roman" w:hAnsi="Times New Roman" w:cs="Times New Roman"/>
          <w:sz w:val="18"/>
          <w:szCs w:val="18"/>
        </w:rPr>
        <w:t>10.</w:t>
      </w:r>
      <w:ins w:id="186"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Yang, Y. </w:t>
      </w:r>
      <w:r>
        <w:rPr>
          <w:rFonts w:ascii="Times New Roman" w:hAnsi="Times New Roman" w:cs="Times New Roman"/>
          <w:i/>
          <w:iCs/>
          <w:sz w:val="18"/>
          <w:szCs w:val="18"/>
        </w:rPr>
        <w:t>et al.</w:t>
      </w:r>
      <w:r>
        <w:rPr>
          <w:rFonts w:ascii="Times New Roman" w:hAnsi="Times New Roman" w:cs="Times New Roman"/>
          <w:sz w:val="18"/>
          <w:szCs w:val="18"/>
        </w:rPr>
        <w:t xml:space="preserve"> In silico spectral libraries by deep learning facilitate data-independent acquisition proteomics. </w:t>
      </w:r>
      <w:r>
        <w:rPr>
          <w:rFonts w:ascii="Times New Roman" w:hAnsi="Times New Roman" w:cs="Times New Roman"/>
          <w:i/>
          <w:iCs/>
          <w:sz w:val="18"/>
          <w:szCs w:val="18"/>
        </w:rPr>
        <w:t>Nat Commun</w:t>
      </w:r>
      <w:r>
        <w:rPr>
          <w:rFonts w:ascii="Times New Roman" w:hAnsi="Times New Roman" w:cs="Times New Roman"/>
          <w:sz w:val="18"/>
          <w:szCs w:val="18"/>
        </w:rPr>
        <w:t xml:space="preserve"> </w:t>
      </w:r>
      <w:r>
        <w:rPr>
          <w:rFonts w:ascii="Times New Roman" w:hAnsi="Times New Roman" w:cs="Times New Roman"/>
          <w:b/>
          <w:bCs/>
          <w:sz w:val="18"/>
          <w:szCs w:val="18"/>
        </w:rPr>
        <w:t>11</w:t>
      </w:r>
      <w:r>
        <w:rPr>
          <w:rFonts w:ascii="Times New Roman" w:hAnsi="Times New Roman" w:cs="Times New Roman"/>
          <w:sz w:val="18"/>
          <w:szCs w:val="18"/>
        </w:rPr>
        <w:t>, 146 (2020).</w:t>
      </w:r>
    </w:p>
    <w:p w14:paraId="1F00A420">
      <w:pPr>
        <w:pStyle w:val="101"/>
        <w:spacing w:after="0"/>
        <w:jc w:val="both"/>
        <w:rPr>
          <w:rFonts w:ascii="Times New Roman" w:hAnsi="Times New Roman" w:cs="Times New Roman"/>
          <w:sz w:val="18"/>
          <w:szCs w:val="18"/>
        </w:rPr>
      </w:pPr>
      <w:r>
        <w:rPr>
          <w:rFonts w:ascii="Times New Roman" w:hAnsi="Times New Roman" w:cs="Times New Roman"/>
          <w:sz w:val="18"/>
          <w:szCs w:val="18"/>
        </w:rPr>
        <w:t>11.</w:t>
      </w:r>
      <w:ins w:id="187"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Lou, R. </w:t>
      </w:r>
      <w:r>
        <w:rPr>
          <w:rFonts w:ascii="Times New Roman" w:hAnsi="Times New Roman" w:cs="Times New Roman"/>
          <w:i/>
          <w:iCs/>
          <w:sz w:val="18"/>
          <w:szCs w:val="18"/>
        </w:rPr>
        <w:t>et al.</w:t>
      </w:r>
      <w:r>
        <w:rPr>
          <w:rFonts w:ascii="Times New Roman" w:hAnsi="Times New Roman" w:cs="Times New Roman"/>
          <w:sz w:val="18"/>
          <w:szCs w:val="18"/>
        </w:rPr>
        <w:t xml:space="preserve"> DeepPhospho accelerates DIA phosphoproteome profiling through in silico library generation. </w:t>
      </w:r>
      <w:r>
        <w:rPr>
          <w:rFonts w:ascii="Times New Roman" w:hAnsi="Times New Roman" w:cs="Times New Roman"/>
          <w:i/>
          <w:iCs/>
          <w:sz w:val="18"/>
          <w:szCs w:val="18"/>
        </w:rPr>
        <w:t>Nat Commun</w:t>
      </w:r>
      <w:r>
        <w:rPr>
          <w:rFonts w:ascii="Times New Roman" w:hAnsi="Times New Roman" w:cs="Times New Roman"/>
          <w:sz w:val="18"/>
          <w:szCs w:val="18"/>
        </w:rPr>
        <w:t xml:space="preserve"> </w:t>
      </w:r>
      <w:r>
        <w:rPr>
          <w:rFonts w:ascii="Times New Roman" w:hAnsi="Times New Roman" w:cs="Times New Roman"/>
          <w:b/>
          <w:bCs/>
          <w:sz w:val="18"/>
          <w:szCs w:val="18"/>
        </w:rPr>
        <w:t>12</w:t>
      </w:r>
      <w:r>
        <w:rPr>
          <w:rFonts w:ascii="Times New Roman" w:hAnsi="Times New Roman" w:cs="Times New Roman"/>
          <w:sz w:val="18"/>
          <w:szCs w:val="18"/>
        </w:rPr>
        <w:t>, 6685 (2021).</w:t>
      </w:r>
    </w:p>
    <w:p w14:paraId="76A52B00">
      <w:pPr>
        <w:pStyle w:val="101"/>
        <w:spacing w:after="0"/>
        <w:jc w:val="both"/>
        <w:rPr>
          <w:rFonts w:ascii="Times New Roman" w:hAnsi="Times New Roman" w:cs="Times New Roman"/>
          <w:sz w:val="18"/>
          <w:szCs w:val="18"/>
        </w:rPr>
      </w:pPr>
      <w:r>
        <w:rPr>
          <w:rFonts w:ascii="Times New Roman" w:hAnsi="Times New Roman" w:cs="Times New Roman"/>
          <w:sz w:val="18"/>
          <w:szCs w:val="18"/>
        </w:rPr>
        <w:t>12.</w:t>
      </w:r>
      <w:ins w:id="188"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Wilhelm, M. </w:t>
      </w:r>
      <w:r>
        <w:rPr>
          <w:rFonts w:ascii="Times New Roman" w:hAnsi="Times New Roman" w:cs="Times New Roman"/>
          <w:i/>
          <w:iCs/>
          <w:sz w:val="18"/>
          <w:szCs w:val="18"/>
        </w:rPr>
        <w:t>et al.</w:t>
      </w:r>
      <w:r>
        <w:rPr>
          <w:rFonts w:ascii="Times New Roman" w:hAnsi="Times New Roman" w:cs="Times New Roman"/>
          <w:sz w:val="18"/>
          <w:szCs w:val="18"/>
        </w:rPr>
        <w:t xml:space="preserve"> Deep learning boosts sensitivity of mass spectrometry-based immunopeptidomics. </w:t>
      </w:r>
      <w:r>
        <w:rPr>
          <w:rFonts w:ascii="Times New Roman" w:hAnsi="Times New Roman" w:cs="Times New Roman"/>
          <w:i/>
          <w:iCs/>
          <w:sz w:val="18"/>
          <w:szCs w:val="18"/>
        </w:rPr>
        <w:t>Nat Commun</w:t>
      </w:r>
      <w:r>
        <w:rPr>
          <w:rFonts w:ascii="Times New Roman" w:hAnsi="Times New Roman" w:cs="Times New Roman"/>
          <w:sz w:val="18"/>
          <w:szCs w:val="18"/>
        </w:rPr>
        <w:t xml:space="preserve"> </w:t>
      </w:r>
      <w:r>
        <w:rPr>
          <w:rFonts w:ascii="Times New Roman" w:hAnsi="Times New Roman" w:cs="Times New Roman"/>
          <w:b/>
          <w:bCs/>
          <w:sz w:val="18"/>
          <w:szCs w:val="18"/>
        </w:rPr>
        <w:t>12</w:t>
      </w:r>
      <w:r>
        <w:rPr>
          <w:rFonts w:ascii="Times New Roman" w:hAnsi="Times New Roman" w:cs="Times New Roman"/>
          <w:sz w:val="18"/>
          <w:szCs w:val="18"/>
        </w:rPr>
        <w:t>, 3346 (2021).</w:t>
      </w:r>
    </w:p>
    <w:p w14:paraId="396F94DD">
      <w:pPr>
        <w:pStyle w:val="101"/>
        <w:spacing w:after="0"/>
        <w:jc w:val="both"/>
        <w:rPr>
          <w:rFonts w:ascii="Times New Roman" w:hAnsi="Times New Roman" w:cs="Times New Roman"/>
          <w:sz w:val="18"/>
          <w:szCs w:val="18"/>
        </w:rPr>
      </w:pPr>
      <w:r>
        <w:rPr>
          <w:rFonts w:ascii="Times New Roman" w:hAnsi="Times New Roman" w:cs="Times New Roman"/>
          <w:sz w:val="18"/>
          <w:szCs w:val="18"/>
        </w:rPr>
        <w:t>13.</w:t>
      </w:r>
      <w:ins w:id="189"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Paizs, B. &amp; Suhai, S. Fragmentation pathways of protonated peptides. </w:t>
      </w:r>
      <w:r>
        <w:rPr>
          <w:rFonts w:ascii="Times New Roman" w:hAnsi="Times New Roman" w:cs="Times New Roman"/>
          <w:i/>
          <w:iCs/>
          <w:sz w:val="18"/>
          <w:szCs w:val="18"/>
        </w:rPr>
        <w:t>Mass Spectrometry Reviews</w:t>
      </w:r>
      <w:r>
        <w:rPr>
          <w:rFonts w:ascii="Times New Roman" w:hAnsi="Times New Roman" w:cs="Times New Roman"/>
          <w:sz w:val="18"/>
          <w:szCs w:val="18"/>
        </w:rPr>
        <w:t xml:space="preserve"> </w:t>
      </w:r>
      <w:r>
        <w:rPr>
          <w:rFonts w:ascii="Times New Roman" w:hAnsi="Times New Roman" w:cs="Times New Roman"/>
          <w:b/>
          <w:bCs/>
          <w:sz w:val="18"/>
          <w:szCs w:val="18"/>
        </w:rPr>
        <w:t>24</w:t>
      </w:r>
      <w:r>
        <w:rPr>
          <w:rFonts w:ascii="Times New Roman" w:hAnsi="Times New Roman" w:cs="Times New Roman"/>
          <w:sz w:val="18"/>
          <w:szCs w:val="18"/>
        </w:rPr>
        <w:t>, 508–548 (2005).</w:t>
      </w:r>
    </w:p>
    <w:p w14:paraId="08AEB17D">
      <w:pPr>
        <w:pStyle w:val="101"/>
        <w:spacing w:after="0"/>
        <w:jc w:val="both"/>
        <w:rPr>
          <w:rFonts w:ascii="Times New Roman" w:hAnsi="Times New Roman" w:cs="Times New Roman"/>
          <w:sz w:val="18"/>
          <w:szCs w:val="18"/>
        </w:rPr>
      </w:pPr>
      <w:r>
        <w:rPr>
          <w:rFonts w:ascii="Times New Roman" w:hAnsi="Times New Roman" w:cs="Times New Roman"/>
          <w:sz w:val="18"/>
          <w:szCs w:val="18"/>
        </w:rPr>
        <w:t>14.</w:t>
      </w:r>
      <w:ins w:id="190"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Durbin, K. R., Skinner, O. S., Fellers, R. T. &amp; Kelleher, N. L. Analyzing Internal Fragmentation of Electrosprayed Ubiquitin Ions During Beam-Type Collisional Dissociation. </w:t>
      </w:r>
      <w:r>
        <w:rPr>
          <w:rFonts w:ascii="Times New Roman" w:hAnsi="Times New Roman" w:cs="Times New Roman"/>
          <w:i/>
          <w:iCs/>
          <w:sz w:val="18"/>
          <w:szCs w:val="18"/>
        </w:rPr>
        <w:t>J. Am. Soc. Mass Spectrom.</w:t>
      </w:r>
      <w:r>
        <w:rPr>
          <w:rFonts w:ascii="Times New Roman" w:hAnsi="Times New Roman" w:cs="Times New Roman"/>
          <w:sz w:val="18"/>
          <w:szCs w:val="18"/>
        </w:rPr>
        <w:t xml:space="preserve"> </w:t>
      </w:r>
      <w:r>
        <w:rPr>
          <w:rFonts w:ascii="Times New Roman" w:hAnsi="Times New Roman" w:cs="Times New Roman"/>
          <w:b/>
          <w:bCs/>
          <w:sz w:val="18"/>
          <w:szCs w:val="18"/>
        </w:rPr>
        <w:t>26</w:t>
      </w:r>
      <w:r>
        <w:rPr>
          <w:rFonts w:ascii="Times New Roman" w:hAnsi="Times New Roman" w:cs="Times New Roman"/>
          <w:sz w:val="18"/>
          <w:szCs w:val="18"/>
        </w:rPr>
        <w:t>, 782–787 (2015).</w:t>
      </w:r>
    </w:p>
    <w:p w14:paraId="30DBBBAA">
      <w:pPr>
        <w:pStyle w:val="101"/>
        <w:spacing w:after="0"/>
        <w:jc w:val="both"/>
        <w:rPr>
          <w:rFonts w:ascii="Times New Roman" w:hAnsi="Times New Roman" w:cs="Times New Roman"/>
          <w:sz w:val="18"/>
          <w:szCs w:val="18"/>
        </w:rPr>
      </w:pPr>
      <w:r>
        <w:rPr>
          <w:rFonts w:ascii="Times New Roman" w:hAnsi="Times New Roman" w:cs="Times New Roman"/>
          <w:sz w:val="18"/>
          <w:szCs w:val="18"/>
        </w:rPr>
        <w:t>15.</w:t>
      </w:r>
      <w:ins w:id="191"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Grimaud, A., Babović, M., Holck, F. H., Jensen, O. N. &amp; Schwämmle, V. How to Deal With Internal Fragment Ions? </w:t>
      </w:r>
      <w:r>
        <w:rPr>
          <w:rFonts w:ascii="Times New Roman" w:hAnsi="Times New Roman" w:cs="Times New Roman"/>
          <w:i/>
          <w:iCs/>
          <w:sz w:val="18"/>
          <w:szCs w:val="18"/>
        </w:rPr>
        <w:t>Molecular &amp; Cellular Proteomics</w:t>
      </w:r>
      <w:r>
        <w:rPr>
          <w:rFonts w:ascii="Times New Roman" w:hAnsi="Times New Roman" w:cs="Times New Roman"/>
          <w:sz w:val="18"/>
          <w:szCs w:val="18"/>
        </w:rPr>
        <w:t xml:space="preserve"> </w:t>
      </w:r>
      <w:r>
        <w:rPr>
          <w:rFonts w:ascii="Times New Roman" w:hAnsi="Times New Roman" w:cs="Times New Roman"/>
          <w:b/>
          <w:bCs/>
          <w:sz w:val="18"/>
          <w:szCs w:val="18"/>
        </w:rPr>
        <w:t>24</w:t>
      </w:r>
      <w:r>
        <w:rPr>
          <w:rFonts w:ascii="Times New Roman" w:hAnsi="Times New Roman" w:cs="Times New Roman"/>
          <w:sz w:val="18"/>
          <w:szCs w:val="18"/>
        </w:rPr>
        <w:t>, 100896 (2025).</w:t>
      </w:r>
    </w:p>
    <w:p w14:paraId="78BB2586">
      <w:pPr>
        <w:pStyle w:val="101"/>
        <w:spacing w:after="0"/>
        <w:jc w:val="both"/>
        <w:rPr>
          <w:rFonts w:ascii="Times New Roman" w:hAnsi="Times New Roman" w:cs="Times New Roman"/>
          <w:sz w:val="18"/>
          <w:szCs w:val="18"/>
        </w:rPr>
      </w:pPr>
      <w:r>
        <w:rPr>
          <w:rFonts w:ascii="Times New Roman" w:hAnsi="Times New Roman" w:cs="Times New Roman"/>
          <w:sz w:val="18"/>
          <w:szCs w:val="18"/>
        </w:rPr>
        <w:t>16.</w:t>
      </w:r>
      <w:ins w:id="192"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Käll, L., Canterbury, J. D., Weston, J., Noble, W. S. &amp; MacCoss, M. J. Semi-supervised learning for peptide identification from shotgun proteomics datasets. </w:t>
      </w:r>
      <w:r>
        <w:rPr>
          <w:rFonts w:ascii="Times New Roman" w:hAnsi="Times New Roman" w:cs="Times New Roman"/>
          <w:i/>
          <w:iCs/>
          <w:sz w:val="18"/>
          <w:szCs w:val="18"/>
        </w:rPr>
        <w:t>Nat Methods</w:t>
      </w:r>
      <w:r>
        <w:rPr>
          <w:rFonts w:ascii="Times New Roman" w:hAnsi="Times New Roman" w:cs="Times New Roman"/>
          <w:sz w:val="18"/>
          <w:szCs w:val="18"/>
        </w:rPr>
        <w:t xml:space="preserve"> </w:t>
      </w:r>
      <w:r>
        <w:rPr>
          <w:rFonts w:ascii="Times New Roman" w:hAnsi="Times New Roman" w:cs="Times New Roman"/>
          <w:b/>
          <w:bCs/>
          <w:sz w:val="18"/>
          <w:szCs w:val="18"/>
        </w:rPr>
        <w:t>4</w:t>
      </w:r>
      <w:r>
        <w:rPr>
          <w:rFonts w:ascii="Times New Roman" w:hAnsi="Times New Roman" w:cs="Times New Roman"/>
          <w:sz w:val="18"/>
          <w:szCs w:val="18"/>
        </w:rPr>
        <w:t>, 923–925 (2007).</w:t>
      </w:r>
    </w:p>
    <w:p w14:paraId="3E9B6B6F">
      <w:pPr>
        <w:pStyle w:val="101"/>
        <w:spacing w:after="0"/>
        <w:jc w:val="both"/>
        <w:rPr>
          <w:rFonts w:ascii="Times New Roman" w:hAnsi="Times New Roman" w:cs="Times New Roman"/>
          <w:sz w:val="18"/>
          <w:szCs w:val="18"/>
        </w:rPr>
      </w:pPr>
      <w:r>
        <w:rPr>
          <w:rFonts w:ascii="Times New Roman" w:hAnsi="Times New Roman" w:cs="Times New Roman"/>
          <w:sz w:val="18"/>
          <w:szCs w:val="18"/>
        </w:rPr>
        <w:t>17.</w:t>
      </w:r>
      <w:ins w:id="193"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Fondrie, W. E. &amp; Noble, W. S. mokapot: Fast and Flexible Semisupervised Learning for Peptide Detection. </w:t>
      </w:r>
      <w:r>
        <w:rPr>
          <w:rFonts w:ascii="Times New Roman" w:hAnsi="Times New Roman" w:cs="Times New Roman"/>
          <w:i/>
          <w:iCs/>
          <w:sz w:val="18"/>
          <w:szCs w:val="18"/>
        </w:rPr>
        <w:t>J. Proteome Res.</w:t>
      </w:r>
      <w:r>
        <w:rPr>
          <w:rFonts w:ascii="Times New Roman" w:hAnsi="Times New Roman" w:cs="Times New Roman"/>
          <w:sz w:val="18"/>
          <w:szCs w:val="18"/>
        </w:rPr>
        <w:t xml:space="preserve"> </w:t>
      </w:r>
      <w:r>
        <w:rPr>
          <w:rFonts w:ascii="Times New Roman" w:hAnsi="Times New Roman" w:cs="Times New Roman"/>
          <w:b/>
          <w:bCs/>
          <w:sz w:val="18"/>
          <w:szCs w:val="18"/>
        </w:rPr>
        <w:t>20</w:t>
      </w:r>
      <w:r>
        <w:rPr>
          <w:rFonts w:ascii="Times New Roman" w:hAnsi="Times New Roman" w:cs="Times New Roman"/>
          <w:sz w:val="18"/>
          <w:szCs w:val="18"/>
        </w:rPr>
        <w:t>, 1966–1971 (2021).</w:t>
      </w:r>
    </w:p>
    <w:p w14:paraId="6B754E93">
      <w:pPr>
        <w:pStyle w:val="101"/>
        <w:spacing w:after="0"/>
        <w:jc w:val="both"/>
        <w:rPr>
          <w:rFonts w:ascii="Times New Roman" w:hAnsi="Times New Roman" w:cs="Times New Roman"/>
          <w:sz w:val="18"/>
          <w:szCs w:val="18"/>
        </w:rPr>
      </w:pPr>
      <w:r>
        <w:rPr>
          <w:rFonts w:ascii="Times New Roman" w:hAnsi="Times New Roman" w:cs="Times New Roman"/>
          <w:sz w:val="18"/>
          <w:szCs w:val="18"/>
        </w:rPr>
        <w:t>18.</w:t>
      </w:r>
      <w:ins w:id="194"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C. Silva, A. S., Bouwmeester, R., Martens, L. &amp; Degroeve, S. Accurate peptide fragmentation predictions allow data driven approaches to replace and improve upon proteomics search engine scoring functions. </w:t>
      </w:r>
      <w:r>
        <w:rPr>
          <w:rFonts w:ascii="Times New Roman" w:hAnsi="Times New Roman" w:cs="Times New Roman"/>
          <w:i/>
          <w:iCs/>
          <w:sz w:val="18"/>
          <w:szCs w:val="18"/>
        </w:rPr>
        <w:t>Bioinformatics</w:t>
      </w:r>
      <w:r>
        <w:rPr>
          <w:rFonts w:ascii="Times New Roman" w:hAnsi="Times New Roman" w:cs="Times New Roman"/>
          <w:sz w:val="18"/>
          <w:szCs w:val="18"/>
        </w:rPr>
        <w:t xml:space="preserve"> </w:t>
      </w:r>
      <w:r>
        <w:rPr>
          <w:rFonts w:ascii="Times New Roman" w:hAnsi="Times New Roman" w:cs="Times New Roman"/>
          <w:b/>
          <w:bCs/>
          <w:sz w:val="18"/>
          <w:szCs w:val="18"/>
        </w:rPr>
        <w:t>35</w:t>
      </w:r>
      <w:r>
        <w:rPr>
          <w:rFonts w:ascii="Times New Roman" w:hAnsi="Times New Roman" w:cs="Times New Roman"/>
          <w:sz w:val="18"/>
          <w:szCs w:val="18"/>
        </w:rPr>
        <w:t>, 5243–5248 (2019).</w:t>
      </w:r>
    </w:p>
    <w:p w14:paraId="0E5441A9">
      <w:pPr>
        <w:pStyle w:val="101"/>
        <w:spacing w:after="0"/>
        <w:jc w:val="both"/>
        <w:rPr>
          <w:rFonts w:ascii="Times New Roman" w:hAnsi="Times New Roman" w:cs="Times New Roman"/>
          <w:sz w:val="18"/>
          <w:szCs w:val="18"/>
        </w:rPr>
      </w:pPr>
      <w:r>
        <w:rPr>
          <w:rFonts w:ascii="Times New Roman" w:hAnsi="Times New Roman" w:cs="Times New Roman"/>
          <w:sz w:val="18"/>
          <w:szCs w:val="18"/>
        </w:rPr>
        <w:t>19.</w:t>
      </w:r>
      <w:ins w:id="195"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The, M., MacCoss, M. J., Noble, W. S. &amp; Käll, L. Fast and Accurate Protein False Discovery Rates on Large-Scale Proteomics Data Sets with Percolator 3.0. </w:t>
      </w:r>
      <w:r>
        <w:rPr>
          <w:rFonts w:ascii="Times New Roman" w:hAnsi="Times New Roman" w:cs="Times New Roman"/>
          <w:i/>
          <w:iCs/>
          <w:sz w:val="18"/>
          <w:szCs w:val="18"/>
        </w:rPr>
        <w:t>J. Am. Soc. Mass Spectrom.</w:t>
      </w:r>
      <w:r>
        <w:rPr>
          <w:rFonts w:ascii="Times New Roman" w:hAnsi="Times New Roman" w:cs="Times New Roman"/>
          <w:sz w:val="18"/>
          <w:szCs w:val="18"/>
        </w:rPr>
        <w:t xml:space="preserve"> </w:t>
      </w:r>
      <w:r>
        <w:rPr>
          <w:rFonts w:ascii="Times New Roman" w:hAnsi="Times New Roman" w:cs="Times New Roman"/>
          <w:b/>
          <w:bCs/>
          <w:sz w:val="18"/>
          <w:szCs w:val="18"/>
        </w:rPr>
        <w:t>27</w:t>
      </w:r>
      <w:r>
        <w:rPr>
          <w:rFonts w:ascii="Times New Roman" w:hAnsi="Times New Roman" w:cs="Times New Roman"/>
          <w:sz w:val="18"/>
          <w:szCs w:val="18"/>
        </w:rPr>
        <w:t>, 1719–1727 (2016).</w:t>
      </w:r>
    </w:p>
    <w:p w14:paraId="5167A55E">
      <w:pPr>
        <w:pStyle w:val="101"/>
        <w:spacing w:after="0"/>
        <w:jc w:val="both"/>
        <w:rPr>
          <w:rFonts w:ascii="Times New Roman" w:hAnsi="Times New Roman" w:cs="Times New Roman"/>
          <w:sz w:val="18"/>
          <w:szCs w:val="18"/>
        </w:rPr>
      </w:pPr>
      <w:r>
        <w:rPr>
          <w:rFonts w:ascii="Times New Roman" w:hAnsi="Times New Roman" w:cs="Times New Roman"/>
          <w:sz w:val="18"/>
          <w:szCs w:val="18"/>
        </w:rPr>
        <w:t>20.</w:t>
      </w:r>
      <w:ins w:id="196"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Klaeger, S. </w:t>
      </w:r>
      <w:r>
        <w:rPr>
          <w:rFonts w:ascii="Times New Roman" w:hAnsi="Times New Roman" w:cs="Times New Roman"/>
          <w:i/>
          <w:iCs/>
          <w:sz w:val="18"/>
          <w:szCs w:val="18"/>
        </w:rPr>
        <w:t>et al.</w:t>
      </w:r>
      <w:r>
        <w:rPr>
          <w:rFonts w:ascii="Times New Roman" w:hAnsi="Times New Roman" w:cs="Times New Roman"/>
          <w:sz w:val="18"/>
          <w:szCs w:val="18"/>
        </w:rPr>
        <w:t xml:space="preserve"> Optimized liquid and gas phase fractionation increases HLA-peptidome coverage for primary cell and tissue samples. </w:t>
      </w:r>
      <w:r>
        <w:rPr>
          <w:rFonts w:ascii="Times New Roman" w:hAnsi="Times New Roman" w:cs="Times New Roman"/>
          <w:i/>
          <w:iCs/>
          <w:sz w:val="18"/>
          <w:szCs w:val="18"/>
        </w:rPr>
        <w:t>Mol Cell Proteomics</w:t>
      </w:r>
      <w:r>
        <w:rPr>
          <w:rFonts w:ascii="Times New Roman" w:hAnsi="Times New Roman" w:cs="Times New Roman"/>
          <w:sz w:val="18"/>
          <w:szCs w:val="18"/>
        </w:rPr>
        <w:t xml:space="preserve"> </w:t>
      </w:r>
      <w:r>
        <w:rPr>
          <w:rFonts w:ascii="Times New Roman" w:hAnsi="Times New Roman" w:cs="Times New Roman"/>
          <w:b/>
          <w:bCs/>
          <w:sz w:val="18"/>
          <w:szCs w:val="18"/>
        </w:rPr>
        <w:t>20</w:t>
      </w:r>
      <w:r>
        <w:rPr>
          <w:rFonts w:ascii="Times New Roman" w:hAnsi="Times New Roman" w:cs="Times New Roman"/>
          <w:sz w:val="18"/>
          <w:szCs w:val="18"/>
        </w:rPr>
        <w:t>, 100133 (2021).</w:t>
      </w:r>
    </w:p>
    <w:p w14:paraId="103FF11A">
      <w:pPr>
        <w:pStyle w:val="101"/>
        <w:spacing w:after="0"/>
        <w:jc w:val="both"/>
        <w:rPr>
          <w:rFonts w:ascii="Times New Roman" w:hAnsi="Times New Roman" w:cs="Times New Roman"/>
          <w:sz w:val="18"/>
          <w:szCs w:val="18"/>
        </w:rPr>
      </w:pPr>
      <w:r>
        <w:rPr>
          <w:rFonts w:ascii="Times New Roman" w:hAnsi="Times New Roman" w:cs="Times New Roman"/>
          <w:sz w:val="18"/>
          <w:szCs w:val="18"/>
        </w:rPr>
        <w:t>21.</w:t>
      </w:r>
      <w:ins w:id="197"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Beausoleil, S. A., Villén, J., Gerber, S. A., Rush, J. &amp; Gygi, S. P. A probability-based approach for high-throughput protein phosphorylation analysis and site localization. </w:t>
      </w:r>
      <w:r>
        <w:rPr>
          <w:rFonts w:ascii="Times New Roman" w:hAnsi="Times New Roman" w:cs="Times New Roman"/>
          <w:i/>
          <w:iCs/>
          <w:sz w:val="18"/>
          <w:szCs w:val="18"/>
        </w:rPr>
        <w:t>Nat Biotechnol</w:t>
      </w:r>
      <w:r>
        <w:rPr>
          <w:rFonts w:ascii="Times New Roman" w:hAnsi="Times New Roman" w:cs="Times New Roman"/>
          <w:sz w:val="18"/>
          <w:szCs w:val="18"/>
        </w:rPr>
        <w:t xml:space="preserve"> </w:t>
      </w:r>
      <w:r>
        <w:rPr>
          <w:rFonts w:ascii="Times New Roman" w:hAnsi="Times New Roman" w:cs="Times New Roman"/>
          <w:b/>
          <w:bCs/>
          <w:sz w:val="18"/>
          <w:szCs w:val="18"/>
        </w:rPr>
        <w:t>24</w:t>
      </w:r>
      <w:r>
        <w:rPr>
          <w:rFonts w:ascii="Times New Roman" w:hAnsi="Times New Roman" w:cs="Times New Roman"/>
          <w:sz w:val="18"/>
          <w:szCs w:val="18"/>
        </w:rPr>
        <w:t>, 1285–1292 (2006).</w:t>
      </w:r>
    </w:p>
    <w:p w14:paraId="00111FC8">
      <w:pPr>
        <w:pStyle w:val="101"/>
        <w:spacing w:after="0"/>
        <w:jc w:val="both"/>
        <w:rPr>
          <w:rFonts w:ascii="Times New Roman" w:hAnsi="Times New Roman" w:cs="Times New Roman"/>
          <w:sz w:val="18"/>
          <w:szCs w:val="18"/>
        </w:rPr>
      </w:pPr>
      <w:r>
        <w:rPr>
          <w:rFonts w:ascii="Times New Roman" w:hAnsi="Times New Roman" w:cs="Times New Roman"/>
          <w:sz w:val="18"/>
          <w:szCs w:val="18"/>
        </w:rPr>
        <w:t>22.</w:t>
      </w:r>
      <w:ins w:id="198"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Taus, T. </w:t>
      </w:r>
      <w:r>
        <w:rPr>
          <w:rFonts w:ascii="Times New Roman" w:hAnsi="Times New Roman" w:cs="Times New Roman"/>
          <w:i/>
          <w:iCs/>
          <w:sz w:val="18"/>
          <w:szCs w:val="18"/>
        </w:rPr>
        <w:t>et al.</w:t>
      </w:r>
      <w:r>
        <w:rPr>
          <w:rFonts w:ascii="Times New Roman" w:hAnsi="Times New Roman" w:cs="Times New Roman"/>
          <w:sz w:val="18"/>
          <w:szCs w:val="18"/>
        </w:rPr>
        <w:t xml:space="preserve"> Universal and Confident Phosphorylation Site Localization Using phosphoRS. </w:t>
      </w:r>
      <w:r>
        <w:rPr>
          <w:rFonts w:ascii="Times New Roman" w:hAnsi="Times New Roman" w:cs="Times New Roman"/>
          <w:i/>
          <w:iCs/>
          <w:sz w:val="18"/>
          <w:szCs w:val="18"/>
        </w:rPr>
        <w:t>J. Proteome Res.</w:t>
      </w:r>
      <w:r>
        <w:rPr>
          <w:rFonts w:ascii="Times New Roman" w:hAnsi="Times New Roman" w:cs="Times New Roman"/>
          <w:sz w:val="18"/>
          <w:szCs w:val="18"/>
        </w:rPr>
        <w:t xml:space="preserve"> </w:t>
      </w:r>
      <w:r>
        <w:rPr>
          <w:rFonts w:ascii="Times New Roman" w:hAnsi="Times New Roman" w:cs="Times New Roman"/>
          <w:b/>
          <w:bCs/>
          <w:sz w:val="18"/>
          <w:szCs w:val="18"/>
        </w:rPr>
        <w:t>10</w:t>
      </w:r>
      <w:r>
        <w:rPr>
          <w:rFonts w:ascii="Times New Roman" w:hAnsi="Times New Roman" w:cs="Times New Roman"/>
          <w:sz w:val="18"/>
          <w:szCs w:val="18"/>
        </w:rPr>
        <w:t>, 5354–5362 (2011).</w:t>
      </w:r>
    </w:p>
    <w:p w14:paraId="2BFCEB03">
      <w:pPr>
        <w:pStyle w:val="101"/>
        <w:spacing w:after="0"/>
        <w:jc w:val="both"/>
        <w:rPr>
          <w:rFonts w:ascii="Times New Roman" w:hAnsi="Times New Roman" w:cs="Times New Roman"/>
          <w:sz w:val="18"/>
          <w:szCs w:val="18"/>
        </w:rPr>
      </w:pPr>
      <w:r>
        <w:rPr>
          <w:rFonts w:ascii="Times New Roman" w:hAnsi="Times New Roman" w:cs="Times New Roman"/>
          <w:sz w:val="18"/>
          <w:szCs w:val="18"/>
        </w:rPr>
        <w:t>23.</w:t>
      </w:r>
      <w:ins w:id="199"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Vaswani, A. </w:t>
      </w:r>
      <w:r>
        <w:rPr>
          <w:rFonts w:ascii="Times New Roman" w:hAnsi="Times New Roman" w:cs="Times New Roman"/>
          <w:i/>
          <w:iCs/>
          <w:sz w:val="18"/>
          <w:szCs w:val="18"/>
        </w:rPr>
        <w:t>et al.</w:t>
      </w:r>
      <w:r>
        <w:rPr>
          <w:rFonts w:ascii="Times New Roman" w:hAnsi="Times New Roman" w:cs="Times New Roman"/>
          <w:sz w:val="18"/>
          <w:szCs w:val="18"/>
        </w:rPr>
        <w:t xml:space="preserve"> Attention is all you need. Preprint at https://doi.org/10.48550/arXiv.1706.03762 (2023).</w:t>
      </w:r>
    </w:p>
    <w:p w14:paraId="20D0A424">
      <w:pPr>
        <w:pStyle w:val="101"/>
        <w:spacing w:after="0"/>
        <w:jc w:val="both"/>
        <w:rPr>
          <w:rFonts w:ascii="Times New Roman" w:hAnsi="Times New Roman" w:cs="Times New Roman"/>
          <w:sz w:val="18"/>
          <w:szCs w:val="18"/>
        </w:rPr>
      </w:pPr>
      <w:r>
        <w:rPr>
          <w:rFonts w:ascii="Times New Roman" w:hAnsi="Times New Roman" w:cs="Times New Roman"/>
          <w:sz w:val="18"/>
          <w:szCs w:val="18"/>
        </w:rPr>
        <w:t>24.</w:t>
      </w:r>
      <w:ins w:id="200"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Wells, G. Signal, noise, and detection limits in mass spectrometry.</w:t>
      </w:r>
    </w:p>
    <w:p w14:paraId="7F35B637">
      <w:pPr>
        <w:pStyle w:val="101"/>
        <w:spacing w:after="0"/>
        <w:jc w:val="both"/>
        <w:rPr>
          <w:rFonts w:ascii="Times New Roman" w:hAnsi="Times New Roman" w:cs="Times New Roman"/>
          <w:sz w:val="18"/>
          <w:szCs w:val="18"/>
        </w:rPr>
      </w:pPr>
      <w:r>
        <w:rPr>
          <w:rFonts w:ascii="Times New Roman" w:hAnsi="Times New Roman" w:cs="Times New Roman"/>
          <w:sz w:val="18"/>
          <w:szCs w:val="18"/>
        </w:rPr>
        <w:t>25.</w:t>
      </w:r>
      <w:ins w:id="201"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Diedrich, J. K., Pinto, A. F. M. &amp; Yates, J. R. Energy dependence of HCD on peptide fragmentation: Stepped collisional energy finds the sweet spot. </w:t>
      </w:r>
      <w:r>
        <w:rPr>
          <w:rFonts w:ascii="Times New Roman" w:hAnsi="Times New Roman" w:cs="Times New Roman"/>
          <w:i/>
          <w:iCs/>
          <w:sz w:val="18"/>
          <w:szCs w:val="18"/>
        </w:rPr>
        <w:t>J Am Soc Mass Spectrom</w:t>
      </w:r>
      <w:r>
        <w:rPr>
          <w:rFonts w:ascii="Times New Roman" w:hAnsi="Times New Roman" w:cs="Times New Roman"/>
          <w:sz w:val="18"/>
          <w:szCs w:val="18"/>
        </w:rPr>
        <w:t xml:space="preserve"> </w:t>
      </w:r>
      <w:r>
        <w:rPr>
          <w:rFonts w:ascii="Times New Roman" w:hAnsi="Times New Roman" w:cs="Times New Roman"/>
          <w:b/>
          <w:bCs/>
          <w:sz w:val="18"/>
          <w:szCs w:val="18"/>
        </w:rPr>
        <w:t>24</w:t>
      </w:r>
      <w:r>
        <w:rPr>
          <w:rFonts w:ascii="Times New Roman" w:hAnsi="Times New Roman" w:cs="Times New Roman"/>
          <w:sz w:val="18"/>
          <w:szCs w:val="18"/>
        </w:rPr>
        <w:t>, 1690–1699 (2013).</w:t>
      </w:r>
    </w:p>
    <w:p w14:paraId="4A9C6493">
      <w:pPr>
        <w:pStyle w:val="101"/>
        <w:spacing w:after="0"/>
        <w:jc w:val="both"/>
        <w:rPr>
          <w:rFonts w:ascii="Times New Roman" w:hAnsi="Times New Roman" w:cs="Times New Roman"/>
          <w:sz w:val="18"/>
          <w:szCs w:val="18"/>
        </w:rPr>
      </w:pPr>
      <w:r>
        <w:rPr>
          <w:rFonts w:ascii="Times New Roman" w:hAnsi="Times New Roman" w:cs="Times New Roman"/>
          <w:sz w:val="18"/>
          <w:szCs w:val="18"/>
        </w:rPr>
        <w:t>26.</w:t>
      </w:r>
      <w:ins w:id="202"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Fermin, D., Walmsley, S. J., Gingras, A.-C., Choi, H. &amp; Nesvizhskii, A. I. LuciPHOr: Algorithm for phosphorylation site localization with false localization rate estimation using modified target-decoy approach. </w:t>
      </w:r>
      <w:r>
        <w:rPr>
          <w:rFonts w:ascii="Times New Roman" w:hAnsi="Times New Roman" w:cs="Times New Roman"/>
          <w:i/>
          <w:iCs/>
          <w:sz w:val="18"/>
          <w:szCs w:val="18"/>
        </w:rPr>
        <w:t>Molecular &amp; Cellular Proteomics</w:t>
      </w:r>
      <w:r>
        <w:rPr>
          <w:rFonts w:ascii="Times New Roman" w:hAnsi="Times New Roman" w:cs="Times New Roman"/>
          <w:sz w:val="18"/>
          <w:szCs w:val="18"/>
        </w:rPr>
        <w:t xml:space="preserve"> </w:t>
      </w:r>
      <w:r>
        <w:rPr>
          <w:rFonts w:ascii="Times New Roman" w:hAnsi="Times New Roman" w:cs="Times New Roman"/>
          <w:b/>
          <w:bCs/>
          <w:sz w:val="18"/>
          <w:szCs w:val="18"/>
        </w:rPr>
        <w:t>12</w:t>
      </w:r>
      <w:r>
        <w:rPr>
          <w:rFonts w:ascii="Times New Roman" w:hAnsi="Times New Roman" w:cs="Times New Roman"/>
          <w:sz w:val="18"/>
          <w:szCs w:val="18"/>
        </w:rPr>
        <w:t>, 3409–3419 (2013).</w:t>
      </w:r>
    </w:p>
    <w:p w14:paraId="6CCB3A56">
      <w:pPr>
        <w:pStyle w:val="101"/>
        <w:spacing w:after="0"/>
        <w:jc w:val="both"/>
        <w:rPr>
          <w:rFonts w:ascii="Times New Roman" w:hAnsi="Times New Roman" w:cs="Times New Roman"/>
          <w:sz w:val="18"/>
          <w:szCs w:val="18"/>
        </w:rPr>
      </w:pPr>
      <w:r>
        <w:rPr>
          <w:rFonts w:ascii="Times New Roman" w:hAnsi="Times New Roman" w:cs="Times New Roman"/>
          <w:sz w:val="18"/>
          <w:szCs w:val="18"/>
        </w:rPr>
        <w:t>27.</w:t>
      </w:r>
      <w:ins w:id="203"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Kovalchuk, S. I., Jensen, O. N. &amp; Rogowska-Wrzesinska, A. FlashPack: Fast and simple preparation of ultrahigh-performance capillary columns for LC-MS*. </w:t>
      </w:r>
      <w:r>
        <w:rPr>
          <w:rFonts w:ascii="Times New Roman" w:hAnsi="Times New Roman" w:cs="Times New Roman"/>
          <w:i/>
          <w:iCs/>
          <w:sz w:val="18"/>
          <w:szCs w:val="18"/>
        </w:rPr>
        <w:t>Molecular &amp; Cellular Proteomics</w:t>
      </w:r>
      <w:r>
        <w:rPr>
          <w:rFonts w:ascii="Times New Roman" w:hAnsi="Times New Roman" w:cs="Times New Roman"/>
          <w:sz w:val="18"/>
          <w:szCs w:val="18"/>
        </w:rPr>
        <w:t xml:space="preserve"> </w:t>
      </w:r>
      <w:r>
        <w:rPr>
          <w:rFonts w:ascii="Times New Roman" w:hAnsi="Times New Roman" w:cs="Times New Roman"/>
          <w:b/>
          <w:bCs/>
          <w:sz w:val="18"/>
          <w:szCs w:val="18"/>
        </w:rPr>
        <w:t>18</w:t>
      </w:r>
      <w:r>
        <w:rPr>
          <w:rFonts w:ascii="Times New Roman" w:hAnsi="Times New Roman" w:cs="Times New Roman"/>
          <w:sz w:val="18"/>
          <w:szCs w:val="18"/>
        </w:rPr>
        <w:t>, 383–390 (2019).</w:t>
      </w:r>
    </w:p>
    <w:p w14:paraId="4B89D467">
      <w:pPr>
        <w:pStyle w:val="101"/>
        <w:spacing w:after="0"/>
        <w:jc w:val="both"/>
        <w:rPr>
          <w:rFonts w:ascii="Times New Roman" w:hAnsi="Times New Roman" w:cs="Times New Roman"/>
          <w:sz w:val="18"/>
          <w:szCs w:val="18"/>
        </w:rPr>
      </w:pPr>
      <w:r>
        <w:rPr>
          <w:rFonts w:ascii="Times New Roman" w:hAnsi="Times New Roman" w:cs="Times New Roman"/>
          <w:sz w:val="18"/>
          <w:szCs w:val="18"/>
        </w:rPr>
        <w:t>28.</w:t>
      </w:r>
      <w:ins w:id="204"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Savitski, M. M. </w:t>
      </w:r>
      <w:r>
        <w:rPr>
          <w:rFonts w:ascii="Times New Roman" w:hAnsi="Times New Roman" w:cs="Times New Roman"/>
          <w:i/>
          <w:iCs/>
          <w:sz w:val="18"/>
          <w:szCs w:val="18"/>
        </w:rPr>
        <w:t>et al.</w:t>
      </w:r>
      <w:r>
        <w:rPr>
          <w:rFonts w:ascii="Times New Roman" w:hAnsi="Times New Roman" w:cs="Times New Roman"/>
          <w:sz w:val="18"/>
          <w:szCs w:val="18"/>
        </w:rPr>
        <w:t xml:space="preserve"> Confident phosphorylation site localization using the mascot delta score. </w:t>
      </w:r>
      <w:r>
        <w:rPr>
          <w:rFonts w:ascii="Times New Roman" w:hAnsi="Times New Roman" w:cs="Times New Roman"/>
          <w:i/>
          <w:iCs/>
          <w:sz w:val="18"/>
          <w:szCs w:val="18"/>
        </w:rPr>
        <w:t>Molecular &amp; Cellular Proteomics</w:t>
      </w:r>
      <w:r>
        <w:rPr>
          <w:rFonts w:ascii="Times New Roman" w:hAnsi="Times New Roman" w:cs="Times New Roman"/>
          <w:sz w:val="18"/>
          <w:szCs w:val="18"/>
        </w:rPr>
        <w:t xml:space="preserve"> </w:t>
      </w:r>
      <w:r>
        <w:rPr>
          <w:rFonts w:ascii="Times New Roman" w:hAnsi="Times New Roman" w:cs="Times New Roman"/>
          <w:b/>
          <w:bCs/>
          <w:sz w:val="18"/>
          <w:szCs w:val="18"/>
        </w:rPr>
        <w:t>10</w:t>
      </w:r>
      <w:r>
        <w:rPr>
          <w:rFonts w:ascii="Times New Roman" w:hAnsi="Times New Roman" w:cs="Times New Roman"/>
          <w:sz w:val="18"/>
          <w:szCs w:val="18"/>
        </w:rPr>
        <w:t>, S1–S12 (2011).</w:t>
      </w:r>
    </w:p>
    <w:p w14:paraId="01A64146">
      <w:pPr>
        <w:pStyle w:val="101"/>
        <w:spacing w:after="0"/>
        <w:jc w:val="both"/>
        <w:rPr>
          <w:rFonts w:ascii="Times New Roman" w:hAnsi="Times New Roman" w:cs="Times New Roman"/>
          <w:sz w:val="18"/>
          <w:szCs w:val="18"/>
        </w:rPr>
      </w:pPr>
      <w:r>
        <w:rPr>
          <w:rFonts w:ascii="Times New Roman" w:hAnsi="Times New Roman" w:cs="Times New Roman"/>
          <w:sz w:val="18"/>
          <w:szCs w:val="18"/>
        </w:rPr>
        <w:t>29.</w:t>
      </w:r>
      <w:ins w:id="205"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Zong, Y. </w:t>
      </w:r>
      <w:r>
        <w:rPr>
          <w:rFonts w:ascii="Times New Roman" w:hAnsi="Times New Roman" w:cs="Times New Roman"/>
          <w:i/>
          <w:iCs/>
          <w:sz w:val="18"/>
          <w:szCs w:val="18"/>
        </w:rPr>
        <w:t>et al.</w:t>
      </w:r>
      <w:r>
        <w:rPr>
          <w:rFonts w:ascii="Times New Roman" w:hAnsi="Times New Roman" w:cs="Times New Roman"/>
          <w:sz w:val="18"/>
          <w:szCs w:val="18"/>
        </w:rPr>
        <w:t xml:space="preserve"> DeepFLR facilitates false localization rate control in phosphoproteomics. </w:t>
      </w:r>
      <w:r>
        <w:rPr>
          <w:rFonts w:ascii="Times New Roman" w:hAnsi="Times New Roman" w:cs="Times New Roman"/>
          <w:i/>
          <w:iCs/>
          <w:sz w:val="18"/>
          <w:szCs w:val="18"/>
        </w:rPr>
        <w:t>Nat Commun</w:t>
      </w:r>
      <w:r>
        <w:rPr>
          <w:rFonts w:ascii="Times New Roman" w:hAnsi="Times New Roman" w:cs="Times New Roman"/>
          <w:sz w:val="18"/>
          <w:szCs w:val="18"/>
        </w:rPr>
        <w:t xml:space="preserve"> </w:t>
      </w:r>
      <w:r>
        <w:rPr>
          <w:rFonts w:ascii="Times New Roman" w:hAnsi="Times New Roman" w:cs="Times New Roman"/>
          <w:b/>
          <w:bCs/>
          <w:sz w:val="18"/>
          <w:szCs w:val="18"/>
        </w:rPr>
        <w:t>14</w:t>
      </w:r>
      <w:r>
        <w:rPr>
          <w:rFonts w:ascii="Times New Roman" w:hAnsi="Times New Roman" w:cs="Times New Roman"/>
          <w:sz w:val="18"/>
          <w:szCs w:val="18"/>
        </w:rPr>
        <w:t>, 2269 (2023).</w:t>
      </w:r>
    </w:p>
    <w:p w14:paraId="6222C357">
      <w:pPr>
        <w:pStyle w:val="101"/>
        <w:spacing w:after="0"/>
        <w:jc w:val="both"/>
        <w:rPr>
          <w:rFonts w:ascii="Times New Roman" w:hAnsi="Times New Roman" w:cs="Times New Roman"/>
          <w:sz w:val="18"/>
          <w:szCs w:val="18"/>
        </w:rPr>
      </w:pPr>
      <w:r>
        <w:rPr>
          <w:rFonts w:ascii="Times New Roman" w:hAnsi="Times New Roman" w:cs="Times New Roman"/>
          <w:sz w:val="18"/>
          <w:szCs w:val="18"/>
        </w:rPr>
        <w:t>30.</w:t>
      </w:r>
      <w:ins w:id="206"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Zhang, Y., Fonslow, B. R., Shan, B., Baek, M.-C. &amp; Yates, J. R. Protein analysis by shotgun/bottom-up proteomics. </w:t>
      </w:r>
      <w:r>
        <w:rPr>
          <w:rFonts w:ascii="Times New Roman" w:hAnsi="Times New Roman" w:cs="Times New Roman"/>
          <w:i/>
          <w:iCs/>
          <w:sz w:val="18"/>
          <w:szCs w:val="18"/>
        </w:rPr>
        <w:t>Chem Rev</w:t>
      </w:r>
      <w:r>
        <w:rPr>
          <w:rFonts w:ascii="Times New Roman" w:hAnsi="Times New Roman" w:cs="Times New Roman"/>
          <w:sz w:val="18"/>
          <w:szCs w:val="18"/>
        </w:rPr>
        <w:t xml:space="preserve"> </w:t>
      </w:r>
      <w:r>
        <w:rPr>
          <w:rFonts w:ascii="Times New Roman" w:hAnsi="Times New Roman" w:cs="Times New Roman"/>
          <w:b/>
          <w:bCs/>
          <w:sz w:val="18"/>
          <w:szCs w:val="18"/>
        </w:rPr>
        <w:t>113</w:t>
      </w:r>
      <w:r>
        <w:rPr>
          <w:rFonts w:ascii="Times New Roman" w:hAnsi="Times New Roman" w:cs="Times New Roman"/>
          <w:sz w:val="18"/>
          <w:szCs w:val="18"/>
        </w:rPr>
        <w:t>, 2343–2394 (2013).</w:t>
      </w:r>
    </w:p>
    <w:p w14:paraId="6AACC130">
      <w:pPr>
        <w:pStyle w:val="101"/>
        <w:spacing w:after="0"/>
        <w:jc w:val="both"/>
        <w:rPr>
          <w:rFonts w:ascii="Times New Roman" w:hAnsi="Times New Roman" w:cs="Times New Roman"/>
          <w:sz w:val="18"/>
          <w:szCs w:val="18"/>
        </w:rPr>
      </w:pPr>
      <w:r>
        <w:rPr>
          <w:rFonts w:ascii="Times New Roman" w:hAnsi="Times New Roman" w:cs="Times New Roman"/>
          <w:sz w:val="18"/>
          <w:szCs w:val="18"/>
        </w:rPr>
        <w:t>31.</w:t>
      </w:r>
      <w:ins w:id="207"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Reynisson, B., Alvarez, B., Paul, S., Peters, B. &amp; Nielsen, M. NetMHCpan-4.1 and NetMHCIIpan-4.0: Improved predictions of MHC antigen presentation by concurrent motif deconvolution and integration of MS MHC eluted ligand data. </w:t>
      </w:r>
      <w:r>
        <w:rPr>
          <w:rFonts w:ascii="Times New Roman" w:hAnsi="Times New Roman" w:cs="Times New Roman"/>
          <w:i/>
          <w:iCs/>
          <w:sz w:val="18"/>
          <w:szCs w:val="18"/>
        </w:rPr>
        <w:t>Nucleic Acids Res</w:t>
      </w:r>
      <w:r>
        <w:rPr>
          <w:rFonts w:ascii="Times New Roman" w:hAnsi="Times New Roman" w:cs="Times New Roman"/>
          <w:sz w:val="18"/>
          <w:szCs w:val="18"/>
        </w:rPr>
        <w:t xml:space="preserve"> </w:t>
      </w:r>
      <w:r>
        <w:rPr>
          <w:rFonts w:ascii="Times New Roman" w:hAnsi="Times New Roman" w:cs="Times New Roman"/>
          <w:b/>
          <w:bCs/>
          <w:sz w:val="18"/>
          <w:szCs w:val="18"/>
        </w:rPr>
        <w:t>48</w:t>
      </w:r>
      <w:r>
        <w:rPr>
          <w:rFonts w:ascii="Times New Roman" w:hAnsi="Times New Roman" w:cs="Times New Roman"/>
          <w:sz w:val="18"/>
          <w:szCs w:val="18"/>
        </w:rPr>
        <w:t>, W449–W454 (2020).</w:t>
      </w:r>
    </w:p>
    <w:p w14:paraId="007C38EA">
      <w:pPr>
        <w:pStyle w:val="101"/>
        <w:spacing w:after="0"/>
        <w:jc w:val="both"/>
        <w:rPr>
          <w:rFonts w:ascii="Times New Roman" w:hAnsi="Times New Roman" w:cs="Times New Roman"/>
          <w:sz w:val="18"/>
          <w:szCs w:val="18"/>
        </w:rPr>
      </w:pPr>
      <w:r>
        <w:rPr>
          <w:rFonts w:ascii="Times New Roman" w:hAnsi="Times New Roman" w:cs="Times New Roman"/>
          <w:sz w:val="18"/>
          <w:szCs w:val="18"/>
        </w:rPr>
        <w:t>32.</w:t>
      </w:r>
      <w:ins w:id="208"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Deutsch, E. W. </w:t>
      </w:r>
      <w:r>
        <w:rPr>
          <w:rFonts w:ascii="Times New Roman" w:hAnsi="Times New Roman" w:cs="Times New Roman"/>
          <w:i/>
          <w:iCs/>
          <w:sz w:val="18"/>
          <w:szCs w:val="18"/>
        </w:rPr>
        <w:t>et al.</w:t>
      </w:r>
      <w:r>
        <w:rPr>
          <w:rFonts w:ascii="Times New Roman" w:hAnsi="Times New Roman" w:cs="Times New Roman"/>
          <w:sz w:val="18"/>
          <w:szCs w:val="18"/>
        </w:rPr>
        <w:t xml:space="preserve"> The ProteomeXchange consortium at 10 years: 2023 update. </w:t>
      </w:r>
      <w:r>
        <w:rPr>
          <w:rFonts w:ascii="Times New Roman" w:hAnsi="Times New Roman" w:cs="Times New Roman"/>
          <w:i/>
          <w:iCs/>
          <w:sz w:val="18"/>
          <w:szCs w:val="18"/>
        </w:rPr>
        <w:t>Nucleic Acids Res</w:t>
      </w:r>
      <w:r>
        <w:rPr>
          <w:rFonts w:ascii="Times New Roman" w:hAnsi="Times New Roman" w:cs="Times New Roman"/>
          <w:sz w:val="18"/>
          <w:szCs w:val="18"/>
        </w:rPr>
        <w:t xml:space="preserve"> </w:t>
      </w:r>
      <w:r>
        <w:rPr>
          <w:rFonts w:ascii="Times New Roman" w:hAnsi="Times New Roman" w:cs="Times New Roman"/>
          <w:b/>
          <w:bCs/>
          <w:sz w:val="18"/>
          <w:szCs w:val="18"/>
        </w:rPr>
        <w:t>51</w:t>
      </w:r>
      <w:r>
        <w:rPr>
          <w:rFonts w:ascii="Times New Roman" w:hAnsi="Times New Roman" w:cs="Times New Roman"/>
          <w:sz w:val="18"/>
          <w:szCs w:val="18"/>
        </w:rPr>
        <w:t>, D1539–D1548 (2023).</w:t>
      </w:r>
    </w:p>
    <w:p w14:paraId="38A020C1">
      <w:pPr>
        <w:pStyle w:val="101"/>
        <w:spacing w:after="0"/>
        <w:jc w:val="both"/>
        <w:rPr>
          <w:rFonts w:ascii="Times New Roman" w:hAnsi="Times New Roman" w:cs="Times New Roman"/>
          <w:sz w:val="18"/>
          <w:szCs w:val="18"/>
        </w:rPr>
      </w:pPr>
      <w:r>
        <w:rPr>
          <w:rFonts w:ascii="Times New Roman" w:hAnsi="Times New Roman" w:cs="Times New Roman"/>
          <w:sz w:val="18"/>
          <w:szCs w:val="18"/>
        </w:rPr>
        <w:t>33.</w:t>
      </w:r>
      <w:ins w:id="209"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Martens, L. </w:t>
      </w:r>
      <w:r>
        <w:rPr>
          <w:rFonts w:ascii="Times New Roman" w:hAnsi="Times New Roman" w:cs="Times New Roman"/>
          <w:i/>
          <w:iCs/>
          <w:sz w:val="18"/>
          <w:szCs w:val="18"/>
        </w:rPr>
        <w:t>et al.</w:t>
      </w:r>
      <w:r>
        <w:rPr>
          <w:rFonts w:ascii="Times New Roman" w:hAnsi="Times New Roman" w:cs="Times New Roman"/>
          <w:sz w:val="18"/>
          <w:szCs w:val="18"/>
        </w:rPr>
        <w:t xml:space="preserve"> mzML--a community standard for mass spectrometry data. </w:t>
      </w:r>
      <w:r>
        <w:rPr>
          <w:rFonts w:ascii="Times New Roman" w:hAnsi="Times New Roman" w:cs="Times New Roman"/>
          <w:i/>
          <w:iCs/>
          <w:sz w:val="18"/>
          <w:szCs w:val="18"/>
        </w:rPr>
        <w:t>Mol Cell Proteomics</w:t>
      </w:r>
      <w:r>
        <w:rPr>
          <w:rFonts w:ascii="Times New Roman" w:hAnsi="Times New Roman" w:cs="Times New Roman"/>
          <w:sz w:val="18"/>
          <w:szCs w:val="18"/>
        </w:rPr>
        <w:t xml:space="preserve"> </w:t>
      </w:r>
      <w:r>
        <w:rPr>
          <w:rFonts w:ascii="Times New Roman" w:hAnsi="Times New Roman" w:cs="Times New Roman"/>
          <w:b/>
          <w:bCs/>
          <w:sz w:val="18"/>
          <w:szCs w:val="18"/>
        </w:rPr>
        <w:t>10</w:t>
      </w:r>
      <w:r>
        <w:rPr>
          <w:rFonts w:ascii="Times New Roman" w:hAnsi="Times New Roman" w:cs="Times New Roman"/>
          <w:sz w:val="18"/>
          <w:szCs w:val="18"/>
        </w:rPr>
        <w:t>, R110.000133 (2011).</w:t>
      </w:r>
    </w:p>
    <w:p w14:paraId="72156B58">
      <w:pPr>
        <w:pStyle w:val="101"/>
        <w:spacing w:after="0"/>
        <w:jc w:val="both"/>
        <w:rPr>
          <w:rFonts w:ascii="Times New Roman" w:hAnsi="Times New Roman" w:cs="Times New Roman"/>
          <w:sz w:val="18"/>
          <w:szCs w:val="18"/>
        </w:rPr>
      </w:pPr>
      <w:r>
        <w:rPr>
          <w:rFonts w:ascii="Times New Roman" w:hAnsi="Times New Roman" w:cs="Times New Roman"/>
          <w:sz w:val="18"/>
          <w:szCs w:val="18"/>
        </w:rPr>
        <w:t>34.</w:t>
      </w:r>
      <w:ins w:id="210"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Chambers, M. C. </w:t>
      </w:r>
      <w:r>
        <w:rPr>
          <w:rFonts w:ascii="Times New Roman" w:hAnsi="Times New Roman" w:cs="Times New Roman"/>
          <w:i/>
          <w:iCs/>
          <w:sz w:val="18"/>
          <w:szCs w:val="18"/>
        </w:rPr>
        <w:t>et al.</w:t>
      </w:r>
      <w:r>
        <w:rPr>
          <w:rFonts w:ascii="Times New Roman" w:hAnsi="Times New Roman" w:cs="Times New Roman"/>
          <w:sz w:val="18"/>
          <w:szCs w:val="18"/>
        </w:rPr>
        <w:t xml:space="preserve"> A cross-platform toolkit for mass spectrometry and proteomics. </w:t>
      </w:r>
      <w:r>
        <w:rPr>
          <w:rFonts w:ascii="Times New Roman" w:hAnsi="Times New Roman" w:cs="Times New Roman"/>
          <w:i/>
          <w:iCs/>
          <w:sz w:val="18"/>
          <w:szCs w:val="18"/>
        </w:rPr>
        <w:t>Nat Biotechnol</w:t>
      </w:r>
      <w:r>
        <w:rPr>
          <w:rFonts w:ascii="Times New Roman" w:hAnsi="Times New Roman" w:cs="Times New Roman"/>
          <w:sz w:val="18"/>
          <w:szCs w:val="18"/>
        </w:rPr>
        <w:t xml:space="preserve"> </w:t>
      </w:r>
      <w:r>
        <w:rPr>
          <w:rFonts w:ascii="Times New Roman" w:hAnsi="Times New Roman" w:cs="Times New Roman"/>
          <w:b/>
          <w:bCs/>
          <w:sz w:val="18"/>
          <w:szCs w:val="18"/>
        </w:rPr>
        <w:t>30</w:t>
      </w:r>
      <w:r>
        <w:rPr>
          <w:rFonts w:ascii="Times New Roman" w:hAnsi="Times New Roman" w:cs="Times New Roman"/>
          <w:sz w:val="18"/>
          <w:szCs w:val="18"/>
        </w:rPr>
        <w:t>, 918–920 (2012).</w:t>
      </w:r>
    </w:p>
    <w:p w14:paraId="3AC41577">
      <w:pPr>
        <w:pStyle w:val="101"/>
        <w:spacing w:after="0"/>
        <w:jc w:val="both"/>
        <w:rPr>
          <w:rFonts w:ascii="Times New Roman" w:hAnsi="Times New Roman" w:cs="Times New Roman"/>
          <w:sz w:val="18"/>
          <w:szCs w:val="18"/>
        </w:rPr>
      </w:pPr>
      <w:r>
        <w:rPr>
          <w:rFonts w:ascii="Times New Roman" w:hAnsi="Times New Roman" w:cs="Times New Roman"/>
          <w:sz w:val="18"/>
          <w:szCs w:val="18"/>
        </w:rPr>
        <w:t>35.</w:t>
      </w:r>
      <w:ins w:id="211"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Cox, J. &amp; Mann, M. MaxQuant enables high peptide identification rates, individualized p.p.b.-range mass accuracies and proteome-wide protein quantification. </w:t>
      </w:r>
      <w:r>
        <w:rPr>
          <w:rFonts w:ascii="Times New Roman" w:hAnsi="Times New Roman" w:cs="Times New Roman"/>
          <w:i/>
          <w:iCs/>
          <w:sz w:val="18"/>
          <w:szCs w:val="18"/>
        </w:rPr>
        <w:t>Nat Biotechnol</w:t>
      </w:r>
      <w:r>
        <w:rPr>
          <w:rFonts w:ascii="Times New Roman" w:hAnsi="Times New Roman" w:cs="Times New Roman"/>
          <w:sz w:val="18"/>
          <w:szCs w:val="18"/>
        </w:rPr>
        <w:t xml:space="preserve"> </w:t>
      </w:r>
      <w:r>
        <w:rPr>
          <w:rFonts w:ascii="Times New Roman" w:hAnsi="Times New Roman" w:cs="Times New Roman"/>
          <w:b/>
          <w:bCs/>
          <w:sz w:val="18"/>
          <w:szCs w:val="18"/>
        </w:rPr>
        <w:t>26</w:t>
      </w:r>
      <w:r>
        <w:rPr>
          <w:rFonts w:ascii="Times New Roman" w:hAnsi="Times New Roman" w:cs="Times New Roman"/>
          <w:sz w:val="18"/>
          <w:szCs w:val="18"/>
        </w:rPr>
        <w:t>, 1367–1372 (2008).</w:t>
      </w:r>
    </w:p>
    <w:p w14:paraId="0F7851DF">
      <w:pPr>
        <w:pStyle w:val="101"/>
        <w:spacing w:after="0"/>
        <w:jc w:val="both"/>
        <w:rPr>
          <w:rFonts w:ascii="Times New Roman" w:hAnsi="Times New Roman" w:cs="Times New Roman"/>
          <w:sz w:val="18"/>
          <w:szCs w:val="18"/>
        </w:rPr>
      </w:pPr>
      <w:r>
        <w:rPr>
          <w:rFonts w:ascii="Times New Roman" w:hAnsi="Times New Roman" w:cs="Times New Roman"/>
          <w:sz w:val="18"/>
          <w:szCs w:val="18"/>
        </w:rPr>
        <w:t>36.</w:t>
      </w:r>
      <w:ins w:id="212"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Bittremieux, W. spectrum_utils: A python package for mass spectrometry data processing and visualization. </w:t>
      </w:r>
      <w:r>
        <w:rPr>
          <w:rFonts w:ascii="Times New Roman" w:hAnsi="Times New Roman" w:cs="Times New Roman"/>
          <w:i/>
          <w:iCs/>
          <w:sz w:val="18"/>
          <w:szCs w:val="18"/>
        </w:rPr>
        <w:t>Anal Chem</w:t>
      </w:r>
      <w:r>
        <w:rPr>
          <w:rFonts w:ascii="Times New Roman" w:hAnsi="Times New Roman" w:cs="Times New Roman"/>
          <w:sz w:val="18"/>
          <w:szCs w:val="18"/>
        </w:rPr>
        <w:t xml:space="preserve"> </w:t>
      </w:r>
      <w:r>
        <w:rPr>
          <w:rFonts w:ascii="Times New Roman" w:hAnsi="Times New Roman" w:cs="Times New Roman"/>
          <w:b/>
          <w:bCs/>
          <w:sz w:val="18"/>
          <w:szCs w:val="18"/>
        </w:rPr>
        <w:t>92</w:t>
      </w:r>
      <w:r>
        <w:rPr>
          <w:rFonts w:ascii="Times New Roman" w:hAnsi="Times New Roman" w:cs="Times New Roman"/>
          <w:sz w:val="18"/>
          <w:szCs w:val="18"/>
        </w:rPr>
        <w:t>, 659–661 (2020).</w:t>
      </w:r>
    </w:p>
    <w:p w14:paraId="15E9911C">
      <w:pPr>
        <w:pStyle w:val="101"/>
        <w:spacing w:after="0"/>
        <w:jc w:val="both"/>
        <w:rPr>
          <w:rFonts w:ascii="Times New Roman" w:hAnsi="Times New Roman" w:cs="Times New Roman"/>
          <w:sz w:val="18"/>
          <w:szCs w:val="18"/>
        </w:rPr>
      </w:pPr>
      <w:r>
        <w:rPr>
          <w:rFonts w:ascii="Times New Roman" w:hAnsi="Times New Roman" w:cs="Times New Roman"/>
          <w:sz w:val="18"/>
          <w:szCs w:val="18"/>
        </w:rPr>
        <w:t>37.</w:t>
      </w:r>
      <w:ins w:id="213"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Bittremieux, W. </w:t>
      </w:r>
      <w:r>
        <w:rPr>
          <w:rFonts w:ascii="Times New Roman" w:hAnsi="Times New Roman" w:cs="Times New Roman"/>
          <w:i/>
          <w:iCs/>
          <w:sz w:val="18"/>
          <w:szCs w:val="18"/>
        </w:rPr>
        <w:t>et al.</w:t>
      </w:r>
      <w:r>
        <w:rPr>
          <w:rFonts w:ascii="Times New Roman" w:hAnsi="Times New Roman" w:cs="Times New Roman"/>
          <w:sz w:val="18"/>
          <w:szCs w:val="18"/>
        </w:rPr>
        <w:t xml:space="preserve"> Unified and standardized mass spectrometry data processing in python using spectrum_utils. </w:t>
      </w:r>
      <w:r>
        <w:rPr>
          <w:rFonts w:ascii="Times New Roman" w:hAnsi="Times New Roman" w:cs="Times New Roman"/>
          <w:i/>
          <w:iCs/>
          <w:sz w:val="18"/>
          <w:szCs w:val="18"/>
        </w:rPr>
        <w:t>J Proteome Res</w:t>
      </w:r>
      <w:r>
        <w:rPr>
          <w:rFonts w:ascii="Times New Roman" w:hAnsi="Times New Roman" w:cs="Times New Roman"/>
          <w:sz w:val="18"/>
          <w:szCs w:val="18"/>
        </w:rPr>
        <w:t xml:space="preserve"> </w:t>
      </w:r>
      <w:r>
        <w:rPr>
          <w:rFonts w:ascii="Times New Roman" w:hAnsi="Times New Roman" w:cs="Times New Roman"/>
          <w:b/>
          <w:bCs/>
          <w:sz w:val="18"/>
          <w:szCs w:val="18"/>
        </w:rPr>
        <w:t>22</w:t>
      </w:r>
      <w:r>
        <w:rPr>
          <w:rFonts w:ascii="Times New Roman" w:hAnsi="Times New Roman" w:cs="Times New Roman"/>
          <w:sz w:val="18"/>
          <w:szCs w:val="18"/>
        </w:rPr>
        <w:t>, 625–631 (2023).</w:t>
      </w:r>
    </w:p>
    <w:p w14:paraId="3C70A262">
      <w:pPr>
        <w:pStyle w:val="101"/>
        <w:spacing w:after="0"/>
        <w:jc w:val="both"/>
        <w:rPr>
          <w:rFonts w:ascii="Times New Roman" w:hAnsi="Times New Roman" w:cs="Times New Roman"/>
          <w:sz w:val="18"/>
          <w:szCs w:val="18"/>
        </w:rPr>
      </w:pPr>
      <w:r>
        <w:rPr>
          <w:rFonts w:ascii="Times New Roman" w:hAnsi="Times New Roman" w:cs="Times New Roman"/>
          <w:sz w:val="18"/>
          <w:szCs w:val="18"/>
        </w:rPr>
        <w:t>38.</w:t>
      </w:r>
      <w:ins w:id="214"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Miyato, T., Dai, A. M. &amp; Goodfellow, I. Adversarial training methods for semi-supervised text classification. Preprint at https://doi.org/10.48550/arXiv.1605.07725 (2021).</w:t>
      </w:r>
    </w:p>
    <w:p w14:paraId="481260D1">
      <w:pPr>
        <w:pStyle w:val="101"/>
        <w:spacing w:after="0"/>
        <w:jc w:val="both"/>
        <w:rPr>
          <w:rFonts w:ascii="Times New Roman" w:hAnsi="Times New Roman" w:cs="Times New Roman"/>
          <w:sz w:val="18"/>
          <w:szCs w:val="18"/>
        </w:rPr>
      </w:pPr>
      <w:r>
        <w:rPr>
          <w:rFonts w:ascii="Times New Roman" w:hAnsi="Times New Roman" w:cs="Times New Roman"/>
          <w:sz w:val="18"/>
          <w:szCs w:val="18"/>
        </w:rPr>
        <w:t>39.</w:t>
      </w:r>
      <w:ins w:id="215"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Dao, T. &amp; Gu, A. Transformers are SSMs: Generalized models and efficient algorithms through structured state space duality. Preprint at https://doi.org/10.48550/arXiv.2405.21060 (2024).</w:t>
      </w:r>
    </w:p>
    <w:p w14:paraId="04191C41">
      <w:pPr>
        <w:pStyle w:val="101"/>
        <w:spacing w:after="0"/>
        <w:jc w:val="both"/>
        <w:rPr>
          <w:rFonts w:ascii="Times New Roman" w:hAnsi="Times New Roman" w:cs="Times New Roman"/>
          <w:sz w:val="18"/>
          <w:szCs w:val="18"/>
        </w:rPr>
      </w:pPr>
      <w:r>
        <w:rPr>
          <w:rFonts w:ascii="Times New Roman" w:hAnsi="Times New Roman" w:cs="Times New Roman"/>
          <w:sz w:val="18"/>
          <w:szCs w:val="18"/>
        </w:rPr>
        <w:t>40.</w:t>
      </w:r>
      <w:ins w:id="216"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Loshchilov, I. &amp; Hutter, F. Decoupled weight decay regularization. Preprint at https://doi.org/10.48550/arXiv.1711.05101 (2019).</w:t>
      </w:r>
    </w:p>
    <w:p w14:paraId="525D936C">
      <w:pPr>
        <w:pStyle w:val="101"/>
        <w:spacing w:after="0"/>
        <w:jc w:val="both"/>
        <w:rPr>
          <w:rFonts w:ascii="Times New Roman" w:hAnsi="Times New Roman" w:cs="Times New Roman"/>
          <w:sz w:val="18"/>
          <w:szCs w:val="18"/>
        </w:rPr>
      </w:pPr>
      <w:r>
        <w:rPr>
          <w:rFonts w:ascii="Times New Roman" w:hAnsi="Times New Roman" w:cs="Times New Roman"/>
          <w:sz w:val="18"/>
          <w:szCs w:val="18"/>
        </w:rPr>
        <w:t>41.</w:t>
      </w:r>
      <w:ins w:id="217"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Elias, J. E. &amp; Gygi, S. P. Target-decoy search strategy for increased confidence in large-scale protein identifications by mass spectrometry. </w:t>
      </w:r>
      <w:r>
        <w:rPr>
          <w:rFonts w:ascii="Times New Roman" w:hAnsi="Times New Roman" w:cs="Times New Roman"/>
          <w:i/>
          <w:iCs/>
          <w:sz w:val="18"/>
          <w:szCs w:val="18"/>
        </w:rPr>
        <w:t>Nat Methods</w:t>
      </w:r>
      <w:r>
        <w:rPr>
          <w:rFonts w:ascii="Times New Roman" w:hAnsi="Times New Roman" w:cs="Times New Roman"/>
          <w:sz w:val="18"/>
          <w:szCs w:val="18"/>
        </w:rPr>
        <w:t xml:space="preserve"> </w:t>
      </w:r>
      <w:r>
        <w:rPr>
          <w:rFonts w:ascii="Times New Roman" w:hAnsi="Times New Roman" w:cs="Times New Roman"/>
          <w:b/>
          <w:bCs/>
          <w:sz w:val="18"/>
          <w:szCs w:val="18"/>
        </w:rPr>
        <w:t>4</w:t>
      </w:r>
      <w:r>
        <w:rPr>
          <w:rFonts w:ascii="Times New Roman" w:hAnsi="Times New Roman" w:cs="Times New Roman"/>
          <w:sz w:val="18"/>
          <w:szCs w:val="18"/>
        </w:rPr>
        <w:t>, 207–214 (2007).</w:t>
      </w:r>
    </w:p>
    <w:p w14:paraId="6AED7DB5">
      <w:pPr>
        <w:pStyle w:val="101"/>
        <w:spacing w:after="0"/>
        <w:jc w:val="both"/>
        <w:rPr>
          <w:rFonts w:ascii="Times New Roman" w:hAnsi="Times New Roman" w:cs="Times New Roman"/>
          <w:sz w:val="18"/>
          <w:szCs w:val="18"/>
        </w:rPr>
      </w:pPr>
      <w:r>
        <w:rPr>
          <w:rFonts w:ascii="Times New Roman" w:hAnsi="Times New Roman" w:cs="Times New Roman"/>
          <w:sz w:val="18"/>
          <w:szCs w:val="18"/>
        </w:rPr>
        <w:t>42.</w:t>
      </w:r>
      <w:ins w:id="218"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Sarkizova, S. </w:t>
      </w:r>
      <w:r>
        <w:rPr>
          <w:rFonts w:ascii="Times New Roman" w:hAnsi="Times New Roman" w:cs="Times New Roman"/>
          <w:i/>
          <w:iCs/>
          <w:sz w:val="18"/>
          <w:szCs w:val="18"/>
        </w:rPr>
        <w:t>et al.</w:t>
      </w:r>
      <w:r>
        <w:rPr>
          <w:rFonts w:ascii="Times New Roman" w:hAnsi="Times New Roman" w:cs="Times New Roman"/>
          <w:sz w:val="18"/>
          <w:szCs w:val="18"/>
        </w:rPr>
        <w:t xml:space="preserve"> A large peptidome dataset improves HLA class I epitope prediction across most of the human population. </w:t>
      </w:r>
      <w:r>
        <w:rPr>
          <w:rFonts w:ascii="Times New Roman" w:hAnsi="Times New Roman" w:cs="Times New Roman"/>
          <w:i/>
          <w:iCs/>
          <w:sz w:val="18"/>
          <w:szCs w:val="18"/>
        </w:rPr>
        <w:t>Nat Biotechnol</w:t>
      </w:r>
      <w:r>
        <w:rPr>
          <w:rFonts w:ascii="Times New Roman" w:hAnsi="Times New Roman" w:cs="Times New Roman"/>
          <w:sz w:val="18"/>
          <w:szCs w:val="18"/>
        </w:rPr>
        <w:t xml:space="preserve"> </w:t>
      </w:r>
      <w:r>
        <w:rPr>
          <w:rFonts w:ascii="Times New Roman" w:hAnsi="Times New Roman" w:cs="Times New Roman"/>
          <w:b/>
          <w:bCs/>
          <w:sz w:val="18"/>
          <w:szCs w:val="18"/>
        </w:rPr>
        <w:t>38</w:t>
      </w:r>
      <w:r>
        <w:rPr>
          <w:rFonts w:ascii="Times New Roman" w:hAnsi="Times New Roman" w:cs="Times New Roman"/>
          <w:sz w:val="18"/>
          <w:szCs w:val="18"/>
        </w:rPr>
        <w:t>, 199–209 (2020).</w:t>
      </w:r>
    </w:p>
    <w:p w14:paraId="33FC830A">
      <w:pPr>
        <w:pStyle w:val="101"/>
        <w:spacing w:after="0"/>
        <w:jc w:val="both"/>
        <w:rPr>
          <w:rFonts w:ascii="Times New Roman" w:hAnsi="Times New Roman" w:cs="Times New Roman"/>
          <w:sz w:val="18"/>
          <w:szCs w:val="18"/>
        </w:rPr>
      </w:pPr>
      <w:r>
        <w:rPr>
          <w:rFonts w:ascii="Times New Roman" w:hAnsi="Times New Roman" w:cs="Times New Roman"/>
          <w:sz w:val="18"/>
          <w:szCs w:val="18"/>
        </w:rPr>
        <w:t>43.</w:t>
      </w:r>
      <w:ins w:id="219"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Abelin, J. G. </w:t>
      </w:r>
      <w:r>
        <w:rPr>
          <w:rFonts w:ascii="Times New Roman" w:hAnsi="Times New Roman" w:cs="Times New Roman"/>
          <w:i/>
          <w:iCs/>
          <w:sz w:val="18"/>
          <w:szCs w:val="18"/>
        </w:rPr>
        <w:t>et al.</w:t>
      </w:r>
      <w:r>
        <w:rPr>
          <w:rFonts w:ascii="Times New Roman" w:hAnsi="Times New Roman" w:cs="Times New Roman"/>
          <w:sz w:val="18"/>
          <w:szCs w:val="18"/>
        </w:rPr>
        <w:t xml:space="preserve"> Mass spectrometry profiling of HLA-associated peptidomes in mono-allelic cells enables more accurate epitope prediction. </w:t>
      </w:r>
      <w:r>
        <w:rPr>
          <w:rFonts w:ascii="Times New Roman" w:hAnsi="Times New Roman" w:cs="Times New Roman"/>
          <w:i/>
          <w:iCs/>
          <w:sz w:val="18"/>
          <w:szCs w:val="18"/>
        </w:rPr>
        <w:t>Immunity</w:t>
      </w:r>
      <w:r>
        <w:rPr>
          <w:rFonts w:ascii="Times New Roman" w:hAnsi="Times New Roman" w:cs="Times New Roman"/>
          <w:sz w:val="18"/>
          <w:szCs w:val="18"/>
        </w:rPr>
        <w:t xml:space="preserve"> </w:t>
      </w:r>
      <w:r>
        <w:rPr>
          <w:rFonts w:ascii="Times New Roman" w:hAnsi="Times New Roman" w:cs="Times New Roman"/>
          <w:b/>
          <w:bCs/>
          <w:sz w:val="18"/>
          <w:szCs w:val="18"/>
        </w:rPr>
        <w:t>46</w:t>
      </w:r>
      <w:r>
        <w:rPr>
          <w:rFonts w:ascii="Times New Roman" w:hAnsi="Times New Roman" w:cs="Times New Roman"/>
          <w:sz w:val="18"/>
          <w:szCs w:val="18"/>
        </w:rPr>
        <w:t>, 315–326 (2017).</w:t>
      </w:r>
    </w:p>
    <w:p w14:paraId="793BDAE4">
      <w:pPr>
        <w:pStyle w:val="101"/>
        <w:spacing w:after="0"/>
        <w:jc w:val="both"/>
        <w:rPr>
          <w:rFonts w:ascii="Times New Roman" w:hAnsi="Times New Roman" w:cs="Times New Roman"/>
          <w:sz w:val="18"/>
          <w:szCs w:val="18"/>
        </w:rPr>
      </w:pPr>
      <w:r>
        <w:rPr>
          <w:rFonts w:ascii="Times New Roman" w:hAnsi="Times New Roman" w:cs="Times New Roman"/>
          <w:sz w:val="18"/>
          <w:szCs w:val="18"/>
        </w:rPr>
        <w:t>44.</w:t>
      </w:r>
      <w:ins w:id="220"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Bassani-Sternberg, M. </w:t>
      </w:r>
      <w:r>
        <w:rPr>
          <w:rFonts w:ascii="Times New Roman" w:hAnsi="Times New Roman" w:cs="Times New Roman"/>
          <w:i/>
          <w:iCs/>
          <w:sz w:val="18"/>
          <w:szCs w:val="18"/>
        </w:rPr>
        <w:t>et al.</w:t>
      </w:r>
      <w:r>
        <w:rPr>
          <w:rFonts w:ascii="Times New Roman" w:hAnsi="Times New Roman" w:cs="Times New Roman"/>
          <w:sz w:val="18"/>
          <w:szCs w:val="18"/>
        </w:rPr>
        <w:t xml:space="preserve"> Direct identification of clinically relevant neoepitopes presented on native human melanoma tissue by mass spectrometry. </w:t>
      </w:r>
      <w:r>
        <w:rPr>
          <w:rFonts w:ascii="Times New Roman" w:hAnsi="Times New Roman" w:cs="Times New Roman"/>
          <w:i/>
          <w:iCs/>
          <w:sz w:val="18"/>
          <w:szCs w:val="18"/>
        </w:rPr>
        <w:t>Nat Commun</w:t>
      </w:r>
      <w:r>
        <w:rPr>
          <w:rFonts w:ascii="Times New Roman" w:hAnsi="Times New Roman" w:cs="Times New Roman"/>
          <w:sz w:val="18"/>
          <w:szCs w:val="18"/>
        </w:rPr>
        <w:t xml:space="preserve"> </w:t>
      </w:r>
      <w:r>
        <w:rPr>
          <w:rFonts w:ascii="Times New Roman" w:hAnsi="Times New Roman" w:cs="Times New Roman"/>
          <w:b/>
          <w:bCs/>
          <w:sz w:val="18"/>
          <w:szCs w:val="18"/>
        </w:rPr>
        <w:t>7</w:t>
      </w:r>
      <w:r>
        <w:rPr>
          <w:rFonts w:ascii="Times New Roman" w:hAnsi="Times New Roman" w:cs="Times New Roman"/>
          <w:sz w:val="18"/>
          <w:szCs w:val="18"/>
        </w:rPr>
        <w:t>, 13404 (2016).</w:t>
      </w:r>
    </w:p>
    <w:p w14:paraId="084948E1">
      <w:pPr>
        <w:pStyle w:val="101"/>
        <w:spacing w:after="0"/>
        <w:jc w:val="both"/>
        <w:rPr>
          <w:rFonts w:ascii="Times New Roman" w:hAnsi="Times New Roman" w:cs="Times New Roman"/>
          <w:sz w:val="18"/>
          <w:szCs w:val="18"/>
        </w:rPr>
      </w:pPr>
      <w:r>
        <w:rPr>
          <w:rFonts w:ascii="Times New Roman" w:hAnsi="Times New Roman" w:cs="Times New Roman"/>
          <w:sz w:val="18"/>
          <w:szCs w:val="18"/>
        </w:rPr>
        <w:t>45.</w:t>
      </w:r>
      <w:ins w:id="221"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Dyer, S. C. </w:t>
      </w:r>
      <w:r>
        <w:rPr>
          <w:rFonts w:ascii="Times New Roman" w:hAnsi="Times New Roman" w:cs="Times New Roman"/>
          <w:i/>
          <w:iCs/>
          <w:sz w:val="18"/>
          <w:szCs w:val="18"/>
        </w:rPr>
        <w:t>et al.</w:t>
      </w:r>
      <w:r>
        <w:rPr>
          <w:rFonts w:ascii="Times New Roman" w:hAnsi="Times New Roman" w:cs="Times New Roman"/>
          <w:sz w:val="18"/>
          <w:szCs w:val="18"/>
        </w:rPr>
        <w:t xml:space="preserve"> Ensembl 2025. </w:t>
      </w:r>
      <w:r>
        <w:rPr>
          <w:rFonts w:ascii="Times New Roman" w:hAnsi="Times New Roman" w:cs="Times New Roman"/>
          <w:i/>
          <w:iCs/>
          <w:sz w:val="18"/>
          <w:szCs w:val="18"/>
        </w:rPr>
        <w:t>Nucleic Acids Res</w:t>
      </w:r>
      <w:r>
        <w:rPr>
          <w:rFonts w:ascii="Times New Roman" w:hAnsi="Times New Roman" w:cs="Times New Roman"/>
          <w:sz w:val="18"/>
          <w:szCs w:val="18"/>
        </w:rPr>
        <w:t xml:space="preserve"> </w:t>
      </w:r>
      <w:r>
        <w:rPr>
          <w:rFonts w:ascii="Times New Roman" w:hAnsi="Times New Roman" w:cs="Times New Roman"/>
          <w:b/>
          <w:bCs/>
          <w:sz w:val="18"/>
          <w:szCs w:val="18"/>
        </w:rPr>
        <w:t>53</w:t>
      </w:r>
      <w:r>
        <w:rPr>
          <w:rFonts w:ascii="Times New Roman" w:hAnsi="Times New Roman" w:cs="Times New Roman"/>
          <w:sz w:val="18"/>
          <w:szCs w:val="18"/>
        </w:rPr>
        <w:t>, D948–D957 (2025).</w:t>
      </w:r>
    </w:p>
    <w:p w14:paraId="7E7D9083">
      <w:pPr>
        <w:pStyle w:val="101"/>
        <w:spacing w:after="0"/>
        <w:jc w:val="both"/>
        <w:rPr>
          <w:rFonts w:ascii="Times New Roman" w:hAnsi="Times New Roman" w:cs="Times New Roman"/>
          <w:sz w:val="18"/>
          <w:szCs w:val="18"/>
        </w:rPr>
      </w:pPr>
      <w:r>
        <w:rPr>
          <w:rFonts w:ascii="Times New Roman" w:hAnsi="Times New Roman" w:cs="Times New Roman"/>
          <w:sz w:val="18"/>
          <w:szCs w:val="18"/>
        </w:rPr>
        <w:t>46.</w:t>
      </w:r>
      <w:ins w:id="222"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Xu, H. </w:t>
      </w:r>
      <w:r>
        <w:rPr>
          <w:rFonts w:ascii="Times New Roman" w:hAnsi="Times New Roman" w:cs="Times New Roman"/>
          <w:i/>
          <w:iCs/>
          <w:sz w:val="18"/>
          <w:szCs w:val="18"/>
        </w:rPr>
        <w:t>et al.</w:t>
      </w:r>
      <w:r>
        <w:rPr>
          <w:rFonts w:ascii="Times New Roman" w:hAnsi="Times New Roman" w:cs="Times New Roman"/>
          <w:sz w:val="18"/>
          <w:szCs w:val="18"/>
        </w:rPr>
        <w:t xml:space="preserve"> ImmuneApp for HLA-I epitope prediction and immunopeptidome analysis. </w:t>
      </w:r>
      <w:r>
        <w:rPr>
          <w:rFonts w:ascii="Times New Roman" w:hAnsi="Times New Roman" w:cs="Times New Roman"/>
          <w:i/>
          <w:iCs/>
          <w:sz w:val="18"/>
          <w:szCs w:val="18"/>
        </w:rPr>
        <w:t>Nat Commun</w:t>
      </w:r>
      <w:r>
        <w:rPr>
          <w:rFonts w:ascii="Times New Roman" w:hAnsi="Times New Roman" w:cs="Times New Roman"/>
          <w:sz w:val="18"/>
          <w:szCs w:val="18"/>
        </w:rPr>
        <w:t xml:space="preserve"> </w:t>
      </w:r>
      <w:r>
        <w:rPr>
          <w:rFonts w:ascii="Times New Roman" w:hAnsi="Times New Roman" w:cs="Times New Roman"/>
          <w:b/>
          <w:bCs/>
          <w:sz w:val="18"/>
          <w:szCs w:val="18"/>
        </w:rPr>
        <w:t>15</w:t>
      </w:r>
      <w:r>
        <w:rPr>
          <w:rFonts w:ascii="Times New Roman" w:hAnsi="Times New Roman" w:cs="Times New Roman"/>
          <w:sz w:val="18"/>
          <w:szCs w:val="18"/>
        </w:rPr>
        <w:t>, 8926 (2024).</w:t>
      </w:r>
    </w:p>
    <w:p w14:paraId="321DFB4F">
      <w:pPr>
        <w:pStyle w:val="101"/>
        <w:spacing w:after="0"/>
        <w:jc w:val="both"/>
        <w:rPr>
          <w:rFonts w:ascii="Times New Roman" w:hAnsi="Times New Roman" w:cs="Times New Roman"/>
          <w:sz w:val="18"/>
          <w:szCs w:val="18"/>
        </w:rPr>
      </w:pPr>
      <w:r>
        <w:rPr>
          <w:rFonts w:ascii="Times New Roman" w:hAnsi="Times New Roman" w:cs="Times New Roman"/>
          <w:sz w:val="18"/>
          <w:szCs w:val="18"/>
        </w:rPr>
        <w:t>47.</w:t>
      </w:r>
      <w:ins w:id="223"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Andreatta, M., Alvarez, B. &amp; Nielsen, M. GibbsCluster: Unsupervised clustering and alignment of peptide sequences. </w:t>
      </w:r>
      <w:r>
        <w:rPr>
          <w:rFonts w:ascii="Times New Roman" w:hAnsi="Times New Roman" w:cs="Times New Roman"/>
          <w:i/>
          <w:iCs/>
          <w:sz w:val="18"/>
          <w:szCs w:val="18"/>
        </w:rPr>
        <w:t>Nucleic Acids Res</w:t>
      </w:r>
      <w:r>
        <w:rPr>
          <w:rFonts w:ascii="Times New Roman" w:hAnsi="Times New Roman" w:cs="Times New Roman"/>
          <w:sz w:val="18"/>
          <w:szCs w:val="18"/>
        </w:rPr>
        <w:t xml:space="preserve"> </w:t>
      </w:r>
      <w:r>
        <w:rPr>
          <w:rFonts w:ascii="Times New Roman" w:hAnsi="Times New Roman" w:cs="Times New Roman"/>
          <w:b/>
          <w:bCs/>
          <w:sz w:val="18"/>
          <w:szCs w:val="18"/>
        </w:rPr>
        <w:t>45</w:t>
      </w:r>
      <w:r>
        <w:rPr>
          <w:rFonts w:ascii="Times New Roman" w:hAnsi="Times New Roman" w:cs="Times New Roman"/>
          <w:sz w:val="18"/>
          <w:szCs w:val="18"/>
        </w:rPr>
        <w:t>, W458–W463 (2017).</w:t>
      </w:r>
    </w:p>
    <w:p w14:paraId="433EDA25">
      <w:pPr>
        <w:pStyle w:val="101"/>
        <w:spacing w:after="0"/>
        <w:jc w:val="both"/>
        <w:rPr>
          <w:rFonts w:ascii="Times New Roman" w:hAnsi="Times New Roman" w:cs="Times New Roman"/>
          <w:sz w:val="18"/>
          <w:szCs w:val="18"/>
        </w:rPr>
      </w:pPr>
      <w:r>
        <w:rPr>
          <w:rFonts w:ascii="Times New Roman" w:hAnsi="Times New Roman" w:cs="Times New Roman"/>
          <w:sz w:val="18"/>
          <w:szCs w:val="18"/>
        </w:rPr>
        <w:t>48.</w:t>
      </w:r>
      <w:ins w:id="224"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Thomsen, M. C. F. &amp; Nielsen, M. Seq2Logo: A method for construction and visualization of amino acid binding motifs and sequence profiles including sequence weighting, pseudo counts and two-sided representation of amino acid enrichment and depletion. </w:t>
      </w:r>
      <w:r>
        <w:rPr>
          <w:rFonts w:ascii="Times New Roman" w:hAnsi="Times New Roman" w:cs="Times New Roman"/>
          <w:i/>
          <w:iCs/>
          <w:sz w:val="18"/>
          <w:szCs w:val="18"/>
        </w:rPr>
        <w:t>Nucleic Acids Res</w:t>
      </w:r>
      <w:r>
        <w:rPr>
          <w:rFonts w:ascii="Times New Roman" w:hAnsi="Times New Roman" w:cs="Times New Roman"/>
          <w:sz w:val="18"/>
          <w:szCs w:val="18"/>
        </w:rPr>
        <w:t xml:space="preserve"> </w:t>
      </w:r>
      <w:r>
        <w:rPr>
          <w:rFonts w:ascii="Times New Roman" w:hAnsi="Times New Roman" w:cs="Times New Roman"/>
          <w:b/>
          <w:bCs/>
          <w:sz w:val="18"/>
          <w:szCs w:val="18"/>
        </w:rPr>
        <w:t>40</w:t>
      </w:r>
      <w:r>
        <w:rPr>
          <w:rFonts w:ascii="Times New Roman" w:hAnsi="Times New Roman" w:cs="Times New Roman"/>
          <w:sz w:val="18"/>
          <w:szCs w:val="18"/>
        </w:rPr>
        <w:t>, W281-287 (2012).</w:t>
      </w:r>
    </w:p>
    <w:p w14:paraId="5D438C1D">
      <w:pPr>
        <w:pStyle w:val="101"/>
        <w:spacing w:after="0"/>
        <w:jc w:val="both"/>
        <w:rPr>
          <w:rFonts w:ascii="Times New Roman" w:hAnsi="Times New Roman" w:cs="Times New Roman"/>
          <w:sz w:val="18"/>
          <w:szCs w:val="18"/>
        </w:rPr>
      </w:pPr>
      <w:r>
        <w:rPr>
          <w:rFonts w:ascii="Times New Roman" w:hAnsi="Times New Roman" w:cs="Times New Roman"/>
          <w:sz w:val="18"/>
          <w:szCs w:val="18"/>
        </w:rPr>
        <w:t>49.</w:t>
      </w:r>
      <w:ins w:id="225"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Zolg, D. P. </w:t>
      </w:r>
      <w:r>
        <w:rPr>
          <w:rFonts w:ascii="Times New Roman" w:hAnsi="Times New Roman" w:cs="Times New Roman"/>
          <w:i/>
          <w:iCs/>
          <w:sz w:val="18"/>
          <w:szCs w:val="18"/>
        </w:rPr>
        <w:t>et al.</w:t>
      </w:r>
      <w:r>
        <w:rPr>
          <w:rFonts w:ascii="Times New Roman" w:hAnsi="Times New Roman" w:cs="Times New Roman"/>
          <w:sz w:val="18"/>
          <w:szCs w:val="18"/>
        </w:rPr>
        <w:t xml:space="preserve"> ProteomeTools: Systematic characterization of 21 post-translational protein modifications by liquid chromatography tandem mass spectrometry (LC-MS/MS) using synthetic peptides. </w:t>
      </w:r>
      <w:r>
        <w:rPr>
          <w:rFonts w:ascii="Times New Roman" w:hAnsi="Times New Roman" w:cs="Times New Roman"/>
          <w:i/>
          <w:iCs/>
          <w:sz w:val="18"/>
          <w:szCs w:val="18"/>
        </w:rPr>
        <w:t>Mol Cell Proteomics</w:t>
      </w:r>
      <w:r>
        <w:rPr>
          <w:rFonts w:ascii="Times New Roman" w:hAnsi="Times New Roman" w:cs="Times New Roman"/>
          <w:sz w:val="18"/>
          <w:szCs w:val="18"/>
        </w:rPr>
        <w:t xml:space="preserve"> </w:t>
      </w:r>
      <w:r>
        <w:rPr>
          <w:rFonts w:ascii="Times New Roman" w:hAnsi="Times New Roman" w:cs="Times New Roman"/>
          <w:b/>
          <w:bCs/>
          <w:sz w:val="18"/>
          <w:szCs w:val="18"/>
        </w:rPr>
        <w:t>17</w:t>
      </w:r>
      <w:r>
        <w:rPr>
          <w:rFonts w:ascii="Times New Roman" w:hAnsi="Times New Roman" w:cs="Times New Roman"/>
          <w:sz w:val="18"/>
          <w:szCs w:val="18"/>
        </w:rPr>
        <w:t>, 1850–1863 (2018).</w:t>
      </w:r>
    </w:p>
    <w:p w14:paraId="03632A1A">
      <w:pPr>
        <w:pStyle w:val="101"/>
        <w:spacing w:after="0"/>
        <w:jc w:val="both"/>
        <w:rPr>
          <w:rFonts w:ascii="Times New Roman" w:hAnsi="Times New Roman" w:cs="Times New Roman"/>
          <w:sz w:val="18"/>
          <w:szCs w:val="18"/>
        </w:rPr>
      </w:pPr>
      <w:r>
        <w:rPr>
          <w:rFonts w:ascii="Times New Roman" w:hAnsi="Times New Roman" w:cs="Times New Roman"/>
          <w:sz w:val="18"/>
          <w:szCs w:val="18"/>
        </w:rPr>
        <w:t>50.</w:t>
      </w:r>
      <w:ins w:id="226"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Marx, H. </w:t>
      </w:r>
      <w:r>
        <w:rPr>
          <w:rFonts w:ascii="Times New Roman" w:hAnsi="Times New Roman" w:cs="Times New Roman"/>
          <w:i/>
          <w:iCs/>
          <w:sz w:val="18"/>
          <w:szCs w:val="18"/>
        </w:rPr>
        <w:t>et al.</w:t>
      </w:r>
      <w:r>
        <w:rPr>
          <w:rFonts w:ascii="Times New Roman" w:hAnsi="Times New Roman" w:cs="Times New Roman"/>
          <w:sz w:val="18"/>
          <w:szCs w:val="18"/>
        </w:rPr>
        <w:t xml:space="preserve"> A large synthetic peptide and phosphopeptide reference library for mass spectrometry-based proteomics. </w:t>
      </w:r>
      <w:r>
        <w:rPr>
          <w:rFonts w:ascii="Times New Roman" w:hAnsi="Times New Roman" w:cs="Times New Roman"/>
          <w:i/>
          <w:iCs/>
          <w:sz w:val="18"/>
          <w:szCs w:val="18"/>
        </w:rPr>
        <w:t>Nat Biotechnol</w:t>
      </w:r>
      <w:r>
        <w:rPr>
          <w:rFonts w:ascii="Times New Roman" w:hAnsi="Times New Roman" w:cs="Times New Roman"/>
          <w:sz w:val="18"/>
          <w:szCs w:val="18"/>
        </w:rPr>
        <w:t xml:space="preserve"> </w:t>
      </w:r>
      <w:r>
        <w:rPr>
          <w:rFonts w:ascii="Times New Roman" w:hAnsi="Times New Roman" w:cs="Times New Roman"/>
          <w:b/>
          <w:bCs/>
          <w:sz w:val="18"/>
          <w:szCs w:val="18"/>
        </w:rPr>
        <w:t>31</w:t>
      </w:r>
      <w:r>
        <w:rPr>
          <w:rFonts w:ascii="Times New Roman" w:hAnsi="Times New Roman" w:cs="Times New Roman"/>
          <w:sz w:val="18"/>
          <w:szCs w:val="18"/>
        </w:rPr>
        <w:t>, 557–564 (2013).</w:t>
      </w:r>
    </w:p>
    <w:p w14:paraId="0E52DAB3">
      <w:pPr>
        <w:pStyle w:val="101"/>
        <w:spacing w:after="0"/>
        <w:jc w:val="both"/>
        <w:rPr>
          <w:rFonts w:ascii="Times New Roman" w:hAnsi="Times New Roman" w:cs="Times New Roman"/>
          <w:sz w:val="18"/>
          <w:szCs w:val="18"/>
        </w:rPr>
      </w:pPr>
      <w:r>
        <w:rPr>
          <w:rFonts w:ascii="Times New Roman" w:hAnsi="Times New Roman" w:cs="Times New Roman"/>
          <w:sz w:val="18"/>
          <w:szCs w:val="18"/>
        </w:rPr>
        <w:t>51.</w:t>
      </w:r>
      <w:ins w:id="227"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Lawrence, R. T., Searle, B. C., Llovet, A. &amp; Villén, J. Plug-and-play analysis of the human phosphoproteome by targeted high-resolution mass spectrometry. </w:t>
      </w:r>
      <w:r>
        <w:rPr>
          <w:rFonts w:ascii="Times New Roman" w:hAnsi="Times New Roman" w:cs="Times New Roman"/>
          <w:i/>
          <w:iCs/>
          <w:sz w:val="18"/>
          <w:szCs w:val="18"/>
        </w:rPr>
        <w:t>Nat Methods</w:t>
      </w:r>
      <w:r>
        <w:rPr>
          <w:rFonts w:ascii="Times New Roman" w:hAnsi="Times New Roman" w:cs="Times New Roman"/>
          <w:sz w:val="18"/>
          <w:szCs w:val="18"/>
        </w:rPr>
        <w:t xml:space="preserve"> </w:t>
      </w:r>
      <w:r>
        <w:rPr>
          <w:rFonts w:ascii="Times New Roman" w:hAnsi="Times New Roman" w:cs="Times New Roman"/>
          <w:b/>
          <w:bCs/>
          <w:sz w:val="18"/>
          <w:szCs w:val="18"/>
        </w:rPr>
        <w:t>13</w:t>
      </w:r>
      <w:r>
        <w:rPr>
          <w:rFonts w:ascii="Times New Roman" w:hAnsi="Times New Roman" w:cs="Times New Roman"/>
          <w:sz w:val="18"/>
          <w:szCs w:val="18"/>
        </w:rPr>
        <w:t>, 431–434 (2016).</w:t>
      </w:r>
    </w:p>
    <w:p w14:paraId="1B9CC1CC">
      <w:pPr>
        <w:pStyle w:val="101"/>
        <w:spacing w:after="0"/>
        <w:jc w:val="both"/>
        <w:rPr>
          <w:rFonts w:ascii="Times New Roman" w:hAnsi="Times New Roman" w:cs="Times New Roman"/>
          <w:sz w:val="18"/>
          <w:szCs w:val="18"/>
        </w:rPr>
      </w:pPr>
      <w:r>
        <w:rPr>
          <w:rFonts w:ascii="Times New Roman" w:hAnsi="Times New Roman" w:cs="Times New Roman"/>
          <w:sz w:val="18"/>
          <w:szCs w:val="18"/>
        </w:rPr>
        <w:t>52.</w:t>
      </w:r>
      <w:ins w:id="228"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UniProt Consortium. UniProt: The universal protein knowledgebase in 2025. </w:t>
      </w:r>
      <w:r>
        <w:rPr>
          <w:rFonts w:ascii="Times New Roman" w:hAnsi="Times New Roman" w:cs="Times New Roman"/>
          <w:i/>
          <w:iCs/>
          <w:sz w:val="18"/>
          <w:szCs w:val="18"/>
        </w:rPr>
        <w:t>Nucleic Acids Res</w:t>
      </w:r>
      <w:r>
        <w:rPr>
          <w:rFonts w:ascii="Times New Roman" w:hAnsi="Times New Roman" w:cs="Times New Roman"/>
          <w:sz w:val="18"/>
          <w:szCs w:val="18"/>
        </w:rPr>
        <w:t xml:space="preserve"> </w:t>
      </w:r>
      <w:r>
        <w:rPr>
          <w:rFonts w:ascii="Times New Roman" w:hAnsi="Times New Roman" w:cs="Times New Roman"/>
          <w:b/>
          <w:bCs/>
          <w:sz w:val="18"/>
          <w:szCs w:val="18"/>
        </w:rPr>
        <w:t>53</w:t>
      </w:r>
      <w:r>
        <w:rPr>
          <w:rFonts w:ascii="Times New Roman" w:hAnsi="Times New Roman" w:cs="Times New Roman"/>
          <w:sz w:val="18"/>
          <w:szCs w:val="18"/>
        </w:rPr>
        <w:t>, D609–D617 (2025).</w:t>
      </w:r>
    </w:p>
    <w:p w14:paraId="67C36E7F">
      <w:pPr>
        <w:pStyle w:val="101"/>
        <w:spacing w:after="0"/>
        <w:jc w:val="both"/>
        <w:rPr>
          <w:rFonts w:ascii="Times New Roman" w:hAnsi="Times New Roman" w:cs="Times New Roman"/>
          <w:sz w:val="18"/>
          <w:szCs w:val="18"/>
        </w:rPr>
      </w:pPr>
      <w:r>
        <w:rPr>
          <w:rFonts w:ascii="Times New Roman" w:hAnsi="Times New Roman" w:cs="Times New Roman"/>
          <w:sz w:val="18"/>
          <w:szCs w:val="18"/>
        </w:rPr>
        <w:t>53.</w:t>
      </w:r>
      <w:ins w:id="229"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Lautenbacher, L. </w:t>
      </w:r>
      <w:r>
        <w:rPr>
          <w:rFonts w:ascii="Times New Roman" w:hAnsi="Times New Roman" w:cs="Times New Roman"/>
          <w:i/>
          <w:iCs/>
          <w:sz w:val="18"/>
          <w:szCs w:val="18"/>
        </w:rPr>
        <w:t>et al.</w:t>
      </w:r>
      <w:r>
        <w:rPr>
          <w:rFonts w:ascii="Times New Roman" w:hAnsi="Times New Roman" w:cs="Times New Roman"/>
          <w:sz w:val="18"/>
          <w:szCs w:val="18"/>
        </w:rPr>
        <w:t xml:space="preserve"> Koina: Democratizing machine learning for proteomics research. </w:t>
      </w:r>
      <w:r>
        <w:rPr>
          <w:rFonts w:ascii="Times New Roman" w:hAnsi="Times New Roman" w:cs="Times New Roman"/>
          <w:i/>
          <w:iCs/>
          <w:sz w:val="18"/>
          <w:szCs w:val="18"/>
        </w:rPr>
        <w:t>bioRxiv</w:t>
      </w:r>
      <w:r>
        <w:rPr>
          <w:rFonts w:ascii="Times New Roman" w:hAnsi="Times New Roman" w:cs="Times New Roman"/>
          <w:sz w:val="18"/>
          <w:szCs w:val="18"/>
        </w:rPr>
        <w:t xml:space="preserve"> 2024.06.01.596953 (2024) doi:10.1101/2024.06.01.596953.</w:t>
      </w:r>
    </w:p>
    <w:p w14:paraId="4F72F19A">
      <w:pPr>
        <w:pStyle w:val="101"/>
        <w:spacing w:after="0"/>
        <w:jc w:val="both"/>
        <w:rPr>
          <w:rFonts w:ascii="Times New Roman" w:hAnsi="Times New Roman" w:cs="Times New Roman"/>
          <w:sz w:val="18"/>
          <w:szCs w:val="18"/>
        </w:rPr>
      </w:pPr>
      <w:r>
        <w:rPr>
          <w:rFonts w:ascii="Times New Roman" w:hAnsi="Times New Roman" w:cs="Times New Roman"/>
          <w:sz w:val="18"/>
          <w:szCs w:val="18"/>
        </w:rPr>
        <w:t>54.</w:t>
      </w:r>
      <w:ins w:id="230"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Demichev, V., Messner, C. B., Vernardis, S. I., Lilley, K. S. &amp; Ralser, M. DIA-NN: Neural networks and interference correction enable deep proteome coverage in high throughput. </w:t>
      </w:r>
      <w:r>
        <w:rPr>
          <w:rFonts w:ascii="Times New Roman" w:hAnsi="Times New Roman" w:cs="Times New Roman"/>
          <w:i/>
          <w:iCs/>
          <w:sz w:val="18"/>
          <w:szCs w:val="18"/>
        </w:rPr>
        <w:t>Nat Methods</w:t>
      </w:r>
      <w:r>
        <w:rPr>
          <w:rFonts w:ascii="Times New Roman" w:hAnsi="Times New Roman" w:cs="Times New Roman"/>
          <w:sz w:val="18"/>
          <w:szCs w:val="18"/>
        </w:rPr>
        <w:t xml:space="preserve"> </w:t>
      </w:r>
      <w:r>
        <w:rPr>
          <w:rFonts w:ascii="Times New Roman" w:hAnsi="Times New Roman" w:cs="Times New Roman"/>
          <w:b/>
          <w:bCs/>
          <w:sz w:val="18"/>
          <w:szCs w:val="18"/>
        </w:rPr>
        <w:t>17</w:t>
      </w:r>
      <w:r>
        <w:rPr>
          <w:rFonts w:ascii="Times New Roman" w:hAnsi="Times New Roman" w:cs="Times New Roman"/>
          <w:sz w:val="18"/>
          <w:szCs w:val="18"/>
        </w:rPr>
        <w:t>, 41–44 (2020).</w:t>
      </w:r>
    </w:p>
    <w:p w14:paraId="07AB7744">
      <w:pPr>
        <w:pStyle w:val="101"/>
        <w:spacing w:after="0"/>
        <w:jc w:val="both"/>
        <w:rPr>
          <w:rFonts w:ascii="Times New Roman" w:hAnsi="Times New Roman" w:cs="Times New Roman"/>
          <w:sz w:val="18"/>
          <w:szCs w:val="18"/>
        </w:rPr>
      </w:pPr>
      <w:r>
        <w:rPr>
          <w:rFonts w:ascii="Times New Roman" w:hAnsi="Times New Roman" w:cs="Times New Roman"/>
          <w:sz w:val="18"/>
          <w:szCs w:val="18"/>
        </w:rPr>
        <w:t>55.</w:t>
      </w:r>
      <w:ins w:id="231" w:author="Miaoyan Gao" w:date="2026-02-05T16:06:00Z">
        <w:r>
          <w:rPr>
            <w:rFonts w:ascii="Times New Roman" w:hAnsi="Times New Roman" w:cs="Times New Roman"/>
            <w:sz w:val="18"/>
            <w:szCs w:val="18"/>
          </w:rPr>
          <w:t xml:space="preserve"> </w:t>
        </w:r>
      </w:ins>
      <w:r>
        <w:rPr>
          <w:rFonts w:ascii="Times New Roman" w:hAnsi="Times New Roman" w:cs="Times New Roman"/>
          <w:sz w:val="18"/>
          <w:szCs w:val="18"/>
        </w:rPr>
        <w:t xml:space="preserve">Millikin, R. J., Solntsev, S. K., Shortreed, M. R. &amp; Smith, L. M. Ultrafast peptide label-free quantification with FlashLFQ. </w:t>
      </w:r>
      <w:r>
        <w:rPr>
          <w:rFonts w:ascii="Times New Roman" w:hAnsi="Times New Roman" w:cs="Times New Roman"/>
          <w:i/>
          <w:iCs/>
          <w:sz w:val="18"/>
          <w:szCs w:val="18"/>
        </w:rPr>
        <w:t>J Proteome Res</w:t>
      </w:r>
      <w:r>
        <w:rPr>
          <w:rFonts w:ascii="Times New Roman" w:hAnsi="Times New Roman" w:cs="Times New Roman"/>
          <w:sz w:val="18"/>
          <w:szCs w:val="18"/>
        </w:rPr>
        <w:t xml:space="preserve"> </w:t>
      </w:r>
      <w:r>
        <w:rPr>
          <w:rFonts w:ascii="Times New Roman" w:hAnsi="Times New Roman" w:cs="Times New Roman"/>
          <w:b/>
          <w:bCs/>
          <w:sz w:val="18"/>
          <w:szCs w:val="18"/>
        </w:rPr>
        <w:t>17</w:t>
      </w:r>
      <w:r>
        <w:rPr>
          <w:rFonts w:ascii="Times New Roman" w:hAnsi="Times New Roman" w:cs="Times New Roman"/>
          <w:sz w:val="18"/>
          <w:szCs w:val="18"/>
        </w:rPr>
        <w:t>, 386–391 (2018).</w:t>
      </w:r>
    </w:p>
    <w:p w14:paraId="1F93C4F3">
      <w:pPr>
        <w:pStyle w:val="3"/>
        <w:ind w:firstLine="0" w:firstLineChars="0"/>
      </w:pPr>
    </w:p>
    <w:p w14:paraId="4B7B4D49">
      <w:pPr>
        <w:pStyle w:val="3"/>
        <w:ind w:firstLine="0" w:firstLineChars="0"/>
      </w:pPr>
    </w:p>
    <w:p w14:paraId="38525E61">
      <w:pPr>
        <w:pStyle w:val="3"/>
        <w:ind w:firstLine="0" w:firstLineChars="0"/>
      </w:pPr>
    </w:p>
    <w:p w14:paraId="2FE32923">
      <w:pPr>
        <w:pStyle w:val="4"/>
        <w:jc w:val="both"/>
        <w:rPr>
          <w:color w:val="auto"/>
        </w:rPr>
      </w:pPr>
      <w:r>
        <w:rPr>
          <w:rFonts w:hint="eastAsia"/>
          <w:color w:val="auto"/>
        </w:rPr>
        <w:t>Figure Legends</w:t>
      </w:r>
    </w:p>
    <w:p w14:paraId="2ECA27BA">
      <w:pPr>
        <w:spacing w:after="0"/>
        <w:jc w:val="both"/>
        <w:rPr>
          <w:rFonts w:ascii="Times New Roman" w:hAnsi="Times New Roman" w:cs="Times New Roman"/>
          <w:b/>
          <w:bCs/>
          <w:sz w:val="18"/>
          <w:szCs w:val="18"/>
        </w:rPr>
      </w:pPr>
      <w:r>
        <w:rPr>
          <w:rFonts w:ascii="Times New Roman" w:hAnsi="Times New Roman" w:cs="Times New Roman"/>
          <w:b/>
          <w:bCs/>
          <w:sz w:val="18"/>
          <w:szCs w:val="18"/>
        </w:rPr>
        <w:t xml:space="preserve">Fig. 1: Internal fragment ions increase signal-to-noise and sequence coverage in experimental MS/MS spectra. </w:t>
      </w:r>
    </w:p>
    <w:p w14:paraId="1C62E550">
      <w:pPr>
        <w:spacing w:after="0"/>
        <w:jc w:val="both"/>
        <w:rPr>
          <w:rFonts w:ascii="Times New Roman" w:hAnsi="Times New Roman" w:cs="Times New Roman"/>
          <w:sz w:val="18"/>
          <w:szCs w:val="18"/>
        </w:rPr>
      </w:pPr>
      <w:r>
        <w:rPr>
          <w:rFonts w:ascii="Times New Roman" w:hAnsi="Times New Roman" w:cs="Times New Roman"/>
          <w:b/>
          <w:bCs/>
          <w:sz w:val="18"/>
          <w:szCs w:val="18"/>
        </w:rPr>
        <w:t>a</w:t>
      </w:r>
      <w:r>
        <w:rPr>
          <w:rFonts w:ascii="Times New Roman" w:hAnsi="Times New Roman" w:cs="Times New Roman"/>
          <w:sz w:val="18"/>
          <w:szCs w:val="18"/>
        </w:rPr>
        <w:t>-</w:t>
      </w:r>
      <w:r>
        <w:rPr>
          <w:rFonts w:ascii="Times New Roman" w:hAnsi="Times New Roman" w:cs="Times New Roman"/>
          <w:b/>
          <w:bCs/>
          <w:sz w:val="18"/>
          <w:szCs w:val="18"/>
        </w:rPr>
        <w:t>b</w:t>
      </w:r>
      <w:r>
        <w:rPr>
          <w:rFonts w:ascii="Times New Roman" w:hAnsi="Times New Roman" w:cs="Times New Roman"/>
          <w:sz w:val="18"/>
          <w:szCs w:val="18"/>
        </w:rPr>
        <w:t xml:space="preserve">, Fragment ion intensity composition across precursor charge states and peptide lengths. Colors denote different ions. </w:t>
      </w:r>
    </w:p>
    <w:p w14:paraId="1903E044">
      <w:pPr>
        <w:spacing w:after="0"/>
        <w:jc w:val="both"/>
        <w:rPr>
          <w:rFonts w:ascii="Times New Roman" w:hAnsi="Times New Roman" w:cs="Times New Roman"/>
          <w:sz w:val="18"/>
          <w:szCs w:val="18"/>
        </w:rPr>
      </w:pPr>
      <w:r>
        <w:rPr>
          <w:rFonts w:ascii="Times New Roman" w:hAnsi="Times New Roman" w:cs="Times New Roman"/>
          <w:b/>
          <w:bCs/>
          <w:sz w:val="18"/>
          <w:szCs w:val="18"/>
        </w:rPr>
        <w:t>c</w:t>
      </w:r>
      <w:r>
        <w:rPr>
          <w:rFonts w:ascii="Times New Roman" w:hAnsi="Times New Roman" w:cs="Times New Roman"/>
          <w:sz w:val="18"/>
          <w:szCs w:val="18"/>
        </w:rPr>
        <w:t>–</w:t>
      </w:r>
      <w:r>
        <w:rPr>
          <w:rFonts w:ascii="Times New Roman" w:hAnsi="Times New Roman" w:cs="Times New Roman"/>
          <w:b/>
          <w:bCs/>
          <w:sz w:val="18"/>
          <w:szCs w:val="18"/>
        </w:rPr>
        <w:t>d</w:t>
      </w:r>
      <w:r>
        <w:rPr>
          <w:rFonts w:ascii="Times New Roman" w:hAnsi="Times New Roman" w:cs="Times New Roman"/>
          <w:sz w:val="18"/>
          <w:szCs w:val="18"/>
        </w:rPr>
        <w:t>, Two-dimensional density distributions of signal-to-noise ratio (</w:t>
      </w:r>
      <w:r>
        <w:rPr>
          <w:rFonts w:ascii="Times New Roman" w:hAnsi="Times New Roman" w:cs="Times New Roman"/>
          <w:b/>
          <w:bCs/>
          <w:sz w:val="18"/>
          <w:szCs w:val="18"/>
        </w:rPr>
        <w:t>c</w:t>
      </w:r>
      <w:r>
        <w:rPr>
          <w:rFonts w:ascii="Times New Roman" w:hAnsi="Times New Roman" w:cs="Times New Roman"/>
          <w:sz w:val="18"/>
          <w:szCs w:val="18"/>
        </w:rPr>
        <w:t>) and sequence coverage (</w:t>
      </w:r>
      <w:r>
        <w:rPr>
          <w:rFonts w:ascii="Times New Roman" w:hAnsi="Times New Roman" w:cs="Times New Roman"/>
          <w:b/>
          <w:bCs/>
          <w:sz w:val="18"/>
          <w:szCs w:val="18"/>
        </w:rPr>
        <w:t>d</w:t>
      </w:r>
      <w:r>
        <w:rPr>
          <w:rFonts w:ascii="Times New Roman" w:hAnsi="Times New Roman" w:cs="Times New Roman"/>
          <w:sz w:val="18"/>
          <w:szCs w:val="18"/>
        </w:rPr>
        <w:t xml:space="preserve">). X-axes show values calculated from b+y ions only; y-axes show values including internal fragment ions. Marginal kernel density plots and median lines are shown; the diagonal (y = x) serves as reference. </w:t>
      </w:r>
    </w:p>
    <w:p w14:paraId="44BF5F01">
      <w:pPr>
        <w:spacing w:after="0"/>
        <w:jc w:val="both"/>
        <w:rPr>
          <w:rFonts w:ascii="Times New Roman" w:hAnsi="Times New Roman" w:cs="Times New Roman"/>
          <w:sz w:val="18"/>
          <w:szCs w:val="18"/>
        </w:rPr>
      </w:pPr>
      <w:r>
        <w:rPr>
          <w:rFonts w:ascii="Times New Roman" w:hAnsi="Times New Roman" w:cs="Times New Roman"/>
          <w:b/>
          <w:bCs/>
          <w:sz w:val="18"/>
          <w:szCs w:val="18"/>
        </w:rPr>
        <w:t>e</w:t>
      </w:r>
      <w:r>
        <w:rPr>
          <w:rFonts w:ascii="Times New Roman" w:hAnsi="Times New Roman" w:cs="Times New Roman"/>
          <w:sz w:val="18"/>
          <w:szCs w:val="18"/>
        </w:rPr>
        <w:t>-</w:t>
      </w:r>
      <w:r>
        <w:rPr>
          <w:rFonts w:ascii="Times New Roman" w:hAnsi="Times New Roman" w:cs="Times New Roman"/>
          <w:b/>
          <w:bCs/>
          <w:sz w:val="18"/>
          <w:szCs w:val="18"/>
        </w:rPr>
        <w:t>f</w:t>
      </w:r>
      <w:r>
        <w:rPr>
          <w:rFonts w:ascii="Times New Roman" w:hAnsi="Times New Roman" w:cs="Times New Roman"/>
          <w:sz w:val="18"/>
          <w:szCs w:val="18"/>
        </w:rPr>
        <w:t>, Comparison of SNR (</w:t>
      </w:r>
      <w:r>
        <w:rPr>
          <w:rFonts w:ascii="Times New Roman" w:hAnsi="Times New Roman" w:cs="Times New Roman"/>
          <w:b/>
          <w:bCs/>
          <w:sz w:val="18"/>
          <w:szCs w:val="18"/>
        </w:rPr>
        <w:t>e</w:t>
      </w:r>
      <w:r>
        <w:rPr>
          <w:rFonts w:ascii="Times New Roman" w:hAnsi="Times New Roman" w:cs="Times New Roman"/>
          <w:sz w:val="18"/>
          <w:szCs w:val="18"/>
        </w:rPr>
        <w:t>) and sequence coverage (</w:t>
      </w:r>
      <w:r>
        <w:rPr>
          <w:rFonts w:ascii="Times New Roman" w:hAnsi="Times New Roman" w:cs="Times New Roman"/>
          <w:b/>
          <w:bCs/>
          <w:sz w:val="18"/>
          <w:szCs w:val="18"/>
        </w:rPr>
        <w:t>f</w:t>
      </w:r>
      <w:r>
        <w:rPr>
          <w:rFonts w:ascii="Times New Roman" w:hAnsi="Times New Roman" w:cs="Times New Roman"/>
          <w:sz w:val="18"/>
          <w:szCs w:val="18"/>
        </w:rPr>
        <w:t xml:space="preserve">) using b+y ions only (green) versus with the addition of internal fragment ions (pink). Black horizontal lines in the violin plots represent medians. Asterisks (***) denote p &lt; 0.001 as determined by the Wilcoxon signed-rank test with Bonferroni correction. </w:t>
      </w:r>
    </w:p>
    <w:p w14:paraId="7CAC7C15">
      <w:pPr>
        <w:spacing w:after="0"/>
        <w:jc w:val="both"/>
        <w:rPr>
          <w:rFonts w:ascii="Times New Roman" w:hAnsi="Times New Roman" w:cs="Times New Roman"/>
          <w:sz w:val="18"/>
          <w:szCs w:val="18"/>
        </w:rPr>
      </w:pPr>
      <w:r>
        <w:rPr>
          <w:rFonts w:ascii="Times New Roman" w:hAnsi="Times New Roman" w:cs="Times New Roman"/>
          <w:b/>
          <w:bCs/>
          <w:sz w:val="18"/>
          <w:szCs w:val="18"/>
        </w:rPr>
        <w:t>g</w:t>
      </w:r>
      <w:r>
        <w:rPr>
          <w:rFonts w:ascii="Times New Roman" w:hAnsi="Times New Roman" w:cs="Times New Roman"/>
          <w:sz w:val="18"/>
          <w:szCs w:val="18"/>
        </w:rPr>
        <w:t>, Distribution of spectral angle for different ion types. From left to right: b+y ions combined, b ions only, y ions only, and internal fragment ions. Each group contains comparison between experimental spectra (exp) and background noise (background). Violin plots display SA distributions with embedded box plots marking the interquartile range and medians.</w:t>
      </w:r>
    </w:p>
    <w:p w14:paraId="00211FDA">
      <w:pPr>
        <w:jc w:val="both"/>
        <w:rPr>
          <w:rFonts w:ascii="Times New Roman" w:hAnsi="Times New Roman" w:cs="Times New Roman"/>
          <w:sz w:val="18"/>
          <w:szCs w:val="18"/>
        </w:rPr>
      </w:pPr>
    </w:p>
    <w:p w14:paraId="10762986">
      <w:pPr>
        <w:spacing w:after="0"/>
        <w:jc w:val="both"/>
        <w:rPr>
          <w:rFonts w:ascii="Times New Roman" w:hAnsi="Times New Roman" w:cs="Times New Roman"/>
          <w:sz w:val="18"/>
          <w:szCs w:val="18"/>
        </w:rPr>
      </w:pPr>
      <w:r>
        <w:rPr>
          <w:rFonts w:ascii="Times New Roman" w:hAnsi="Times New Roman" w:cs="Times New Roman"/>
          <w:b/>
          <w:bCs/>
          <w:sz w:val="18"/>
          <w:szCs w:val="18"/>
        </w:rPr>
        <w:t>Fig. 2: Bidirectional Mamba-based MS2Int accurately predicts MS/MS spectra including internal fragment ions.</w:t>
      </w:r>
      <w:r>
        <w:rPr>
          <w:rFonts w:ascii="Times New Roman" w:hAnsi="Times New Roman" w:cs="Times New Roman"/>
          <w:sz w:val="18"/>
          <w:szCs w:val="18"/>
        </w:rPr>
        <w:t xml:space="preserve"> </w:t>
      </w:r>
    </w:p>
    <w:p w14:paraId="2023C13E">
      <w:pPr>
        <w:spacing w:after="0"/>
        <w:jc w:val="both"/>
        <w:rPr>
          <w:rFonts w:ascii="Times New Roman" w:hAnsi="Times New Roman" w:cs="Times New Roman"/>
          <w:sz w:val="18"/>
          <w:szCs w:val="18"/>
        </w:rPr>
      </w:pPr>
      <w:r>
        <w:rPr>
          <w:rFonts w:ascii="Times New Roman" w:hAnsi="Times New Roman" w:cs="Times New Roman"/>
          <w:b/>
          <w:bCs/>
          <w:sz w:val="18"/>
          <w:szCs w:val="18"/>
        </w:rPr>
        <w:t>a</w:t>
      </w:r>
      <w:r>
        <w:rPr>
          <w:rFonts w:ascii="Times New Roman" w:hAnsi="Times New Roman" w:cs="Times New Roman"/>
          <w:sz w:val="18"/>
          <w:szCs w:val="18"/>
        </w:rPr>
        <w:t>, MS2Int architecture for MS/MS spectrum prediction with internal fragment ions. Peptide sequence and precursor attributes (charge, collision energy and fragmentation mode) are embedded and processed by an adversarial perturbation module followed by four bidirectional Mamba blocks, and projected to fragment-ion intensity matrices. Right, example predicted intensity profile for b, y and internal (m) ions. Bottom, downstream applications enabled by MS2Int predictions: DDA rescoring, immunopeptidomics, PTM localization and library-free DIA.</w:t>
      </w:r>
    </w:p>
    <w:p w14:paraId="16B91D8D">
      <w:pPr>
        <w:spacing w:after="0"/>
        <w:jc w:val="both"/>
        <w:rPr>
          <w:rFonts w:ascii="Times New Roman" w:hAnsi="Times New Roman" w:cs="Times New Roman"/>
          <w:sz w:val="18"/>
          <w:szCs w:val="18"/>
        </w:rPr>
      </w:pPr>
      <w:r>
        <w:rPr>
          <w:rFonts w:ascii="Times New Roman" w:hAnsi="Times New Roman" w:cs="Times New Roman"/>
          <w:b/>
          <w:bCs/>
          <w:sz w:val="18"/>
          <w:szCs w:val="18"/>
        </w:rPr>
        <w:t>b</w:t>
      </w:r>
      <w:r>
        <w:rPr>
          <w:rFonts w:ascii="Times New Roman" w:hAnsi="Times New Roman" w:cs="Times New Roman"/>
          <w:sz w:val="18"/>
          <w:szCs w:val="18"/>
        </w:rPr>
        <w:t>, Spectral angle distributions comparing MS2Int (with internal ions), MS2Int− (b/y only) and existing predictors (AlphaPeptDeep, Prosit and MS2PIP), alongside experimental replicate controls with and without internal ions (Exp and Exp−); medians are indicated.</w:t>
      </w:r>
    </w:p>
    <w:p w14:paraId="56AF5C46">
      <w:pPr>
        <w:spacing w:after="0"/>
        <w:jc w:val="both"/>
        <w:rPr>
          <w:rFonts w:ascii="Times New Roman" w:hAnsi="Times New Roman" w:cs="Times New Roman"/>
          <w:sz w:val="18"/>
          <w:szCs w:val="18"/>
        </w:rPr>
      </w:pPr>
      <w:r>
        <w:rPr>
          <w:rFonts w:ascii="Times New Roman" w:hAnsi="Times New Roman" w:cs="Times New Roman"/>
          <w:b/>
          <w:bCs/>
          <w:sz w:val="18"/>
          <w:szCs w:val="18"/>
        </w:rPr>
        <w:t>c</w:t>
      </w:r>
      <w:r>
        <w:rPr>
          <w:rFonts w:ascii="Times New Roman" w:hAnsi="Times New Roman" w:cs="Times New Roman"/>
          <w:sz w:val="18"/>
          <w:szCs w:val="18"/>
        </w:rPr>
        <w:t>, Representative prediction example for QGAPTSFLPPEASQLKPDR (PXD039259; HCD/FT; z=3; NCE 32), shown as mirrored experimental and predicted spectra with b/y and internal ion annotations; spectral angle is indicated.</w:t>
      </w:r>
    </w:p>
    <w:p w14:paraId="2073D029">
      <w:pPr>
        <w:jc w:val="both"/>
        <w:rPr>
          <w:rFonts w:ascii="Times New Roman" w:hAnsi="Times New Roman" w:cs="Times New Roman"/>
          <w:sz w:val="18"/>
          <w:szCs w:val="18"/>
        </w:rPr>
      </w:pPr>
    </w:p>
    <w:p w14:paraId="1605697F">
      <w:pPr>
        <w:spacing w:after="0"/>
        <w:jc w:val="both"/>
        <w:rPr>
          <w:rFonts w:ascii="Times New Roman" w:hAnsi="Times New Roman" w:cs="Times New Roman"/>
          <w:sz w:val="18"/>
          <w:szCs w:val="18"/>
        </w:rPr>
      </w:pPr>
      <w:r>
        <w:rPr>
          <w:rFonts w:ascii="Times New Roman" w:hAnsi="Times New Roman" w:cs="Times New Roman"/>
          <w:b/>
          <w:bCs/>
          <w:sz w:val="18"/>
          <w:szCs w:val="18"/>
        </w:rPr>
        <w:t>Fig. 3: Incorporating internal fragment ion features enhances target–decoy separation and increases peptide identification yield in DDA rescoring.</w:t>
      </w:r>
    </w:p>
    <w:p w14:paraId="68ACF43E">
      <w:pPr>
        <w:spacing w:after="0"/>
        <w:jc w:val="both"/>
        <w:rPr>
          <w:rFonts w:ascii="Times New Roman" w:hAnsi="Times New Roman" w:cs="Times New Roman"/>
          <w:sz w:val="18"/>
          <w:szCs w:val="18"/>
        </w:rPr>
      </w:pPr>
      <w:r>
        <w:rPr>
          <w:rFonts w:ascii="Times New Roman" w:hAnsi="Times New Roman" w:cs="Times New Roman"/>
          <w:b/>
          <w:bCs/>
          <w:sz w:val="18"/>
          <w:szCs w:val="18"/>
        </w:rPr>
        <w:t>a</w:t>
      </w:r>
      <w:r>
        <w:rPr>
          <w:rFonts w:ascii="Times New Roman" w:hAnsi="Times New Roman" w:cs="Times New Roman"/>
          <w:sz w:val="18"/>
          <w:szCs w:val="18"/>
        </w:rPr>
        <w:t>, Aggregated PSM rescoring across independent, complete datasets. MaxQuant baseline is target PSMs at 1% FDR (Percolator q&lt;0.01). Rescored identifications are partitioned into shared, gained and lost relative to the baseline; stacked bars show proportions normalized to baseline counts and the line indicates total target PSMs at 1% FDR (Prosit, MS2PIP, AlphaPeptDeep, MS2Int−, MS2Int).</w:t>
      </w:r>
    </w:p>
    <w:p w14:paraId="4E22D6D3">
      <w:pPr>
        <w:spacing w:after="0"/>
        <w:jc w:val="both"/>
        <w:rPr>
          <w:rFonts w:ascii="Times New Roman" w:hAnsi="Times New Roman" w:cs="Times New Roman"/>
          <w:sz w:val="18"/>
          <w:szCs w:val="18"/>
        </w:rPr>
      </w:pPr>
      <w:r>
        <w:rPr>
          <w:rFonts w:ascii="Times New Roman" w:hAnsi="Times New Roman" w:cs="Times New Roman"/>
          <w:b/>
          <w:bCs/>
          <w:sz w:val="18"/>
          <w:szCs w:val="18"/>
        </w:rPr>
        <w:t>b</w:t>
      </w:r>
      <w:r>
        <w:rPr>
          <w:rFonts w:ascii="Times New Roman" w:hAnsi="Times New Roman" w:cs="Times New Roman"/>
          <w:sz w:val="18"/>
          <w:szCs w:val="18"/>
        </w:rPr>
        <w:t>, Δscore distributions for paired PSMs (Δscore = score(MS2Int) − score(MS2Int−)) for targets and decoys; medians and the fraction with Δscore&gt;0 are indicated.</w:t>
      </w:r>
    </w:p>
    <w:p w14:paraId="29983080">
      <w:pPr>
        <w:spacing w:after="0"/>
        <w:jc w:val="both"/>
        <w:rPr>
          <w:rFonts w:ascii="Times New Roman" w:hAnsi="Times New Roman" w:cs="Times New Roman"/>
          <w:sz w:val="18"/>
          <w:szCs w:val="18"/>
        </w:rPr>
      </w:pPr>
      <w:r>
        <w:rPr>
          <w:rFonts w:ascii="Times New Roman" w:hAnsi="Times New Roman" w:cs="Times New Roman"/>
          <w:b/>
          <w:bCs/>
          <w:sz w:val="18"/>
          <w:szCs w:val="18"/>
        </w:rPr>
        <w:t>c</w:t>
      </w:r>
      <w:r>
        <w:rPr>
          <w:rFonts w:ascii="Times New Roman" w:hAnsi="Times New Roman" w:cs="Times New Roman"/>
          <w:sz w:val="18"/>
          <w:szCs w:val="18"/>
        </w:rPr>
        <w:t>, Peptide-level q-value comparison between MS2Int and MS2Int− (log scale), restricted to peptides passing 1% FDR in at least one model; dashed lines mark q=0.01 and define shared, gained and lost peptides; two examples are annotated.</w:t>
      </w:r>
    </w:p>
    <w:p w14:paraId="4E895BCA">
      <w:pPr>
        <w:spacing w:after="0"/>
        <w:jc w:val="both"/>
        <w:rPr>
          <w:rFonts w:ascii="Times New Roman" w:hAnsi="Times New Roman" w:cs="Times New Roman"/>
          <w:sz w:val="18"/>
          <w:szCs w:val="18"/>
        </w:rPr>
      </w:pPr>
      <w:r>
        <w:rPr>
          <w:rFonts w:ascii="Times New Roman" w:hAnsi="Times New Roman" w:cs="Times New Roman"/>
          <w:b/>
          <w:bCs/>
          <w:sz w:val="18"/>
          <w:szCs w:val="18"/>
        </w:rPr>
        <w:t>d</w:t>
      </w:r>
      <w:r>
        <w:rPr>
          <w:rFonts w:ascii="Times New Roman" w:hAnsi="Times New Roman" w:cs="Times New Roman"/>
          <w:sz w:val="18"/>
          <w:szCs w:val="18"/>
        </w:rPr>
        <w:t>-</w:t>
      </w:r>
      <w:r>
        <w:rPr>
          <w:rFonts w:ascii="Times New Roman" w:hAnsi="Times New Roman" w:cs="Times New Roman"/>
          <w:b/>
          <w:bCs/>
          <w:sz w:val="18"/>
          <w:szCs w:val="18"/>
        </w:rPr>
        <w:t>e</w:t>
      </w:r>
      <w:r>
        <w:rPr>
          <w:rFonts w:ascii="Times New Roman" w:hAnsi="Times New Roman" w:cs="Times New Roman"/>
          <w:sz w:val="18"/>
          <w:szCs w:val="18"/>
        </w:rPr>
        <w:t>, Mirror plots comparing experimental spectra with MS2Int predictions for HHGQEGSILVTK (</w:t>
      </w:r>
      <w:r>
        <w:rPr>
          <w:rFonts w:ascii="Times New Roman" w:hAnsi="Times New Roman" w:cs="Times New Roman"/>
          <w:b/>
          <w:bCs/>
          <w:sz w:val="18"/>
          <w:szCs w:val="18"/>
        </w:rPr>
        <w:t>d</w:t>
      </w:r>
      <w:r>
        <w:rPr>
          <w:rFonts w:ascii="Times New Roman" w:hAnsi="Times New Roman" w:cs="Times New Roman"/>
          <w:sz w:val="18"/>
          <w:szCs w:val="18"/>
        </w:rPr>
        <w:t>) and APPARPVK (</w:t>
      </w:r>
      <w:r>
        <w:rPr>
          <w:rFonts w:ascii="Times New Roman" w:hAnsi="Times New Roman" w:cs="Times New Roman"/>
          <w:b/>
          <w:bCs/>
          <w:sz w:val="18"/>
          <w:szCs w:val="18"/>
        </w:rPr>
        <w:t>e</w:t>
      </w:r>
      <w:r>
        <w:rPr>
          <w:rFonts w:ascii="Times New Roman" w:hAnsi="Times New Roman" w:cs="Times New Roman"/>
          <w:sz w:val="18"/>
          <w:szCs w:val="18"/>
        </w:rPr>
        <w:t>), with b/y ions and internal m-ions annotated.</w:t>
      </w:r>
    </w:p>
    <w:p w14:paraId="0693448E">
      <w:pPr>
        <w:spacing w:after="0"/>
        <w:jc w:val="both"/>
        <w:rPr>
          <w:rFonts w:ascii="Times New Roman" w:hAnsi="Times New Roman" w:cs="Times New Roman"/>
          <w:sz w:val="18"/>
          <w:szCs w:val="18"/>
        </w:rPr>
      </w:pPr>
      <w:r>
        <w:rPr>
          <w:rFonts w:ascii="Times New Roman" w:hAnsi="Times New Roman" w:cs="Times New Roman"/>
          <w:b/>
          <w:bCs/>
          <w:sz w:val="18"/>
          <w:szCs w:val="18"/>
        </w:rPr>
        <w:t>f</w:t>
      </w:r>
      <w:r>
        <w:rPr>
          <w:rFonts w:ascii="Times New Roman" w:hAnsi="Times New Roman" w:cs="Times New Roman"/>
          <w:sz w:val="18"/>
          <w:szCs w:val="18"/>
        </w:rPr>
        <w:t>, t-SNE of samples using proteins uniquely identified by MS2Int versus MS2Int− after log2 transformation and standardization; colors denote cell lines.</w:t>
      </w:r>
    </w:p>
    <w:p w14:paraId="5AB9ABD7">
      <w:pPr>
        <w:spacing w:after="0"/>
        <w:jc w:val="both"/>
        <w:rPr>
          <w:rFonts w:ascii="Times New Roman" w:hAnsi="Times New Roman" w:cs="Times New Roman"/>
          <w:sz w:val="18"/>
          <w:szCs w:val="18"/>
        </w:rPr>
      </w:pPr>
      <w:r>
        <w:rPr>
          <w:rFonts w:ascii="Times New Roman" w:hAnsi="Times New Roman" w:cs="Times New Roman"/>
          <w:b/>
          <w:bCs/>
          <w:sz w:val="18"/>
          <w:szCs w:val="18"/>
        </w:rPr>
        <w:t>g</w:t>
      </w:r>
      <w:r>
        <w:rPr>
          <w:rFonts w:ascii="Times New Roman" w:hAnsi="Times New Roman" w:cs="Times New Roman"/>
          <w:sz w:val="18"/>
          <w:szCs w:val="18"/>
        </w:rPr>
        <w:t>, Target PSM yield as a function of FDR threshold (0.001%–10%) for each rescoring method.</w:t>
      </w:r>
    </w:p>
    <w:p w14:paraId="2002300C">
      <w:pPr>
        <w:spacing w:after="0"/>
        <w:jc w:val="both"/>
        <w:rPr>
          <w:rFonts w:ascii="Times New Roman" w:hAnsi="Times New Roman" w:cs="Times New Roman"/>
          <w:sz w:val="18"/>
          <w:szCs w:val="18"/>
        </w:rPr>
      </w:pPr>
      <w:r>
        <w:rPr>
          <w:rFonts w:ascii="Times New Roman" w:hAnsi="Times New Roman" w:cs="Times New Roman"/>
          <w:b/>
          <w:bCs/>
          <w:sz w:val="18"/>
          <w:szCs w:val="18"/>
        </w:rPr>
        <w:t>h</w:t>
      </w:r>
      <w:r>
        <w:rPr>
          <w:rFonts w:ascii="Times New Roman" w:hAnsi="Times New Roman" w:cs="Times New Roman"/>
          <w:sz w:val="18"/>
          <w:szCs w:val="18"/>
        </w:rPr>
        <w:t>, Shared/gained/lost identification composition of MS2Int relative to MS2Int− across FDR thresholds, normalized to the MaxQuant baseline.</w:t>
      </w:r>
    </w:p>
    <w:p w14:paraId="3314E69C">
      <w:pPr>
        <w:jc w:val="both"/>
        <w:rPr>
          <w:rFonts w:ascii="Times New Roman" w:hAnsi="Times New Roman" w:cs="Times New Roman"/>
          <w:sz w:val="18"/>
          <w:szCs w:val="18"/>
        </w:rPr>
      </w:pPr>
    </w:p>
    <w:p w14:paraId="28F0AE32">
      <w:pPr>
        <w:spacing w:after="0"/>
        <w:jc w:val="both"/>
        <w:rPr>
          <w:rFonts w:ascii="Times New Roman" w:hAnsi="Times New Roman" w:cs="Times New Roman"/>
          <w:sz w:val="18"/>
          <w:szCs w:val="18"/>
        </w:rPr>
      </w:pPr>
      <w:r>
        <w:rPr>
          <w:rFonts w:ascii="Times New Roman" w:hAnsi="Times New Roman" w:cs="Times New Roman"/>
          <w:b/>
          <w:bCs/>
          <w:sz w:val="18"/>
          <w:szCs w:val="18"/>
        </w:rPr>
        <w:t>Fig. 4: MS2Int enhances immunopeptide identification and neoantigen discovery in HLA immunopeptidomics.</w:t>
      </w:r>
    </w:p>
    <w:p w14:paraId="34577DE5">
      <w:pPr>
        <w:spacing w:after="0"/>
        <w:jc w:val="both"/>
        <w:rPr>
          <w:rFonts w:ascii="Times New Roman" w:hAnsi="Times New Roman" w:cs="Times New Roman"/>
          <w:sz w:val="18"/>
          <w:szCs w:val="18"/>
        </w:rPr>
      </w:pPr>
      <w:r>
        <w:rPr>
          <w:rFonts w:ascii="Times New Roman" w:hAnsi="Times New Roman" w:cs="Times New Roman"/>
          <w:b/>
          <w:bCs/>
          <w:sz w:val="18"/>
          <w:szCs w:val="18"/>
        </w:rPr>
        <w:t>a</w:t>
      </w:r>
      <w:r>
        <w:rPr>
          <w:rFonts w:ascii="Times New Roman" w:hAnsi="Times New Roman" w:cs="Times New Roman"/>
          <w:sz w:val="18"/>
          <w:szCs w:val="18"/>
        </w:rPr>
        <w:t>, Mirror plot of experimental and MS2Int predicted spectra for the representative immunopeptide TSGYQGSSY, annotated with b/y and internal ions.</w:t>
      </w:r>
    </w:p>
    <w:p w14:paraId="1B8589D8">
      <w:pPr>
        <w:spacing w:after="0"/>
        <w:jc w:val="both"/>
        <w:rPr>
          <w:rFonts w:ascii="Times New Roman" w:hAnsi="Times New Roman" w:cs="Times New Roman"/>
          <w:sz w:val="18"/>
          <w:szCs w:val="18"/>
        </w:rPr>
      </w:pPr>
      <w:r>
        <w:rPr>
          <w:rFonts w:ascii="Times New Roman" w:hAnsi="Times New Roman" w:cs="Times New Roman"/>
          <w:b/>
          <w:bCs/>
          <w:sz w:val="18"/>
          <w:szCs w:val="18"/>
        </w:rPr>
        <w:t>b</w:t>
      </w:r>
      <w:r>
        <w:rPr>
          <w:rFonts w:ascii="Times New Roman" w:hAnsi="Times New Roman" w:cs="Times New Roman"/>
          <w:sz w:val="18"/>
          <w:szCs w:val="18"/>
        </w:rPr>
        <w:t>, MaxQuant-normalized peptide identification on a mono-allelic HLA-A02:01 dataset (MSV000087743;  2 biological × 3 technical replicates); dots indicate runs and bars show aggregates.</w:t>
      </w:r>
    </w:p>
    <w:p w14:paraId="6D05DA2A">
      <w:pPr>
        <w:spacing w:after="0"/>
        <w:jc w:val="both"/>
        <w:rPr>
          <w:rFonts w:ascii="Times New Roman" w:hAnsi="Times New Roman" w:cs="Times New Roman"/>
          <w:sz w:val="18"/>
          <w:szCs w:val="18"/>
        </w:rPr>
      </w:pPr>
      <w:r>
        <w:rPr>
          <w:rFonts w:ascii="Times New Roman" w:hAnsi="Times New Roman" w:cs="Times New Roman"/>
          <w:b/>
          <w:bCs/>
          <w:sz w:val="18"/>
          <w:szCs w:val="18"/>
        </w:rPr>
        <w:t>c</w:t>
      </w:r>
      <w:r>
        <w:rPr>
          <w:rFonts w:ascii="Times New Roman" w:hAnsi="Times New Roman" w:cs="Times New Roman"/>
          <w:sz w:val="18"/>
          <w:szCs w:val="18"/>
        </w:rPr>
        <w:t>, Overlap of identified 9-mers between MaxQuant and MS2Int in the HLA-A02:01 dataset.</w:t>
      </w:r>
    </w:p>
    <w:p w14:paraId="148F6E07">
      <w:pPr>
        <w:spacing w:after="0"/>
        <w:jc w:val="both"/>
        <w:rPr>
          <w:rFonts w:ascii="Times New Roman" w:hAnsi="Times New Roman" w:cs="Times New Roman"/>
          <w:sz w:val="18"/>
          <w:szCs w:val="18"/>
        </w:rPr>
      </w:pPr>
      <w:r>
        <w:rPr>
          <w:rFonts w:ascii="Times New Roman" w:hAnsi="Times New Roman" w:cs="Times New Roman"/>
          <w:b/>
          <w:bCs/>
          <w:sz w:val="18"/>
          <w:szCs w:val="18"/>
        </w:rPr>
        <w:t>d</w:t>
      </w:r>
      <w:r>
        <w:rPr>
          <w:rFonts w:ascii="Times New Roman" w:hAnsi="Times New Roman" w:cs="Times New Roman"/>
          <w:sz w:val="18"/>
          <w:szCs w:val="18"/>
        </w:rPr>
        <w:t>, Peptide gains, shared identifications and losses for MS2Int relative to MaxQuant across 71 mono-allelic HLA samples.</w:t>
      </w:r>
    </w:p>
    <w:p w14:paraId="5D7CC441">
      <w:pPr>
        <w:spacing w:after="0"/>
        <w:jc w:val="both"/>
        <w:rPr>
          <w:rFonts w:ascii="Times New Roman" w:hAnsi="Times New Roman" w:cs="Times New Roman"/>
          <w:sz w:val="18"/>
          <w:szCs w:val="18"/>
        </w:rPr>
      </w:pPr>
      <w:r>
        <w:rPr>
          <w:rFonts w:ascii="Times New Roman" w:hAnsi="Times New Roman" w:cs="Times New Roman"/>
          <w:b/>
          <w:bCs/>
          <w:sz w:val="18"/>
          <w:szCs w:val="18"/>
        </w:rPr>
        <w:t>e</w:t>
      </w:r>
      <w:r>
        <w:rPr>
          <w:rFonts w:ascii="Times New Roman" w:hAnsi="Times New Roman" w:cs="Times New Roman"/>
          <w:sz w:val="18"/>
          <w:szCs w:val="18"/>
        </w:rPr>
        <w:t>, Predicted HLA-A*02:01 binding stratification (strong/weak/non-binder; Rank &lt;0.5%, 0.5–2% and ≥2%) for MaxQuant only, shared and MS2Int only peptides.</w:t>
      </w:r>
    </w:p>
    <w:p w14:paraId="1681D6EB">
      <w:pPr>
        <w:spacing w:after="0"/>
        <w:jc w:val="both"/>
        <w:rPr>
          <w:rFonts w:ascii="Times New Roman" w:hAnsi="Times New Roman" w:cs="Times New Roman"/>
          <w:sz w:val="18"/>
          <w:szCs w:val="18"/>
        </w:rPr>
      </w:pPr>
      <w:r>
        <w:rPr>
          <w:rFonts w:ascii="Times New Roman" w:hAnsi="Times New Roman" w:cs="Times New Roman"/>
          <w:b/>
          <w:bCs/>
          <w:sz w:val="18"/>
          <w:szCs w:val="18"/>
        </w:rPr>
        <w:t>f</w:t>
      </w:r>
      <w:r>
        <w:rPr>
          <w:rFonts w:ascii="Times New Roman" w:hAnsi="Times New Roman" w:cs="Times New Roman"/>
          <w:sz w:val="18"/>
          <w:szCs w:val="18"/>
        </w:rPr>
        <w:t>, 9-mer sequence motif analysis (Seq2Logo) for MaxQuant-only, shared and MS2Int only peptides, with cluster size and information content indicated.</w:t>
      </w:r>
    </w:p>
    <w:p w14:paraId="0E1EBF07">
      <w:pPr>
        <w:spacing w:after="0"/>
        <w:jc w:val="both"/>
        <w:rPr>
          <w:rFonts w:ascii="Times New Roman" w:hAnsi="Times New Roman" w:cs="Times New Roman"/>
          <w:sz w:val="18"/>
          <w:szCs w:val="18"/>
        </w:rPr>
      </w:pPr>
      <w:r>
        <w:rPr>
          <w:rFonts w:ascii="Times New Roman" w:hAnsi="Times New Roman" w:cs="Times New Roman"/>
          <w:b/>
          <w:bCs/>
          <w:sz w:val="18"/>
          <w:szCs w:val="18"/>
        </w:rPr>
        <w:t>g</w:t>
      </w:r>
      <w:r>
        <w:rPr>
          <w:rFonts w:ascii="Times New Roman" w:hAnsi="Times New Roman" w:cs="Times New Roman"/>
          <w:sz w:val="18"/>
          <w:szCs w:val="18"/>
        </w:rPr>
        <w:t>, MaxQuant-normalized identification gains across five melanoma samples.</w:t>
      </w:r>
    </w:p>
    <w:p w14:paraId="4C933839">
      <w:pPr>
        <w:spacing w:after="0"/>
        <w:jc w:val="both"/>
        <w:rPr>
          <w:rFonts w:ascii="Times New Roman" w:hAnsi="Times New Roman" w:cs="Times New Roman"/>
          <w:sz w:val="18"/>
          <w:szCs w:val="18"/>
        </w:rPr>
      </w:pPr>
      <w:r>
        <w:rPr>
          <w:rFonts w:ascii="Times New Roman" w:hAnsi="Times New Roman" w:cs="Times New Roman"/>
          <w:b/>
          <w:bCs/>
          <w:sz w:val="18"/>
          <w:szCs w:val="18"/>
        </w:rPr>
        <w:t>h</w:t>
      </w:r>
      <w:r>
        <w:rPr>
          <w:rFonts w:ascii="Times New Roman" w:hAnsi="Times New Roman" w:cs="Times New Roman"/>
          <w:sz w:val="18"/>
          <w:szCs w:val="18"/>
        </w:rPr>
        <w:t>-</w:t>
      </w:r>
      <w:r>
        <w:rPr>
          <w:rFonts w:ascii="Times New Roman" w:hAnsi="Times New Roman" w:cs="Times New Roman"/>
          <w:b/>
          <w:bCs/>
          <w:sz w:val="18"/>
          <w:szCs w:val="18"/>
        </w:rPr>
        <w:t>i</w:t>
      </w:r>
      <w:r>
        <w:rPr>
          <w:rFonts w:ascii="Times New Roman" w:hAnsi="Times New Roman" w:cs="Times New Roman"/>
          <w:sz w:val="18"/>
          <w:szCs w:val="18"/>
        </w:rPr>
        <w:t>, Overlap of canonical peptides (</w:t>
      </w:r>
      <w:r>
        <w:rPr>
          <w:rFonts w:ascii="Times New Roman" w:hAnsi="Times New Roman" w:cs="Times New Roman"/>
          <w:b/>
          <w:bCs/>
          <w:sz w:val="18"/>
          <w:szCs w:val="18"/>
        </w:rPr>
        <w:t>h</w:t>
      </w:r>
      <w:r>
        <w:rPr>
          <w:rFonts w:ascii="Times New Roman" w:hAnsi="Times New Roman" w:cs="Times New Roman"/>
          <w:sz w:val="18"/>
          <w:szCs w:val="18"/>
        </w:rPr>
        <w:t>) and mutant peptides (</w:t>
      </w:r>
      <w:r>
        <w:rPr>
          <w:rFonts w:ascii="Times New Roman" w:hAnsi="Times New Roman" w:cs="Times New Roman"/>
          <w:b/>
          <w:bCs/>
          <w:sz w:val="18"/>
          <w:szCs w:val="18"/>
        </w:rPr>
        <w:t>i</w:t>
      </w:r>
      <w:r>
        <w:rPr>
          <w:rFonts w:ascii="Times New Roman" w:hAnsi="Times New Roman" w:cs="Times New Roman"/>
          <w:sz w:val="18"/>
          <w:szCs w:val="18"/>
        </w:rPr>
        <w:t>) among MaxQuant baseline, AlphaPeptDeep and MS2Int in MM15.</w:t>
      </w:r>
    </w:p>
    <w:p w14:paraId="46E0C3E4">
      <w:pPr>
        <w:spacing w:after="0"/>
        <w:jc w:val="both"/>
        <w:rPr>
          <w:rFonts w:ascii="Times New Roman" w:hAnsi="Times New Roman" w:cs="Times New Roman"/>
          <w:sz w:val="18"/>
          <w:szCs w:val="18"/>
        </w:rPr>
      </w:pPr>
      <w:r>
        <w:rPr>
          <w:rFonts w:ascii="Times New Roman" w:hAnsi="Times New Roman" w:cs="Times New Roman"/>
          <w:b/>
          <w:bCs/>
          <w:sz w:val="18"/>
          <w:szCs w:val="18"/>
        </w:rPr>
        <w:t>j</w:t>
      </w:r>
      <w:r>
        <w:rPr>
          <w:rFonts w:ascii="Times New Roman" w:hAnsi="Times New Roman" w:cs="Times New Roman"/>
          <w:sz w:val="18"/>
          <w:szCs w:val="18"/>
        </w:rPr>
        <w:t>-</w:t>
      </w:r>
      <w:r>
        <w:rPr>
          <w:rFonts w:ascii="Times New Roman" w:hAnsi="Times New Roman" w:cs="Times New Roman"/>
          <w:b/>
          <w:bCs/>
          <w:sz w:val="18"/>
          <w:szCs w:val="18"/>
        </w:rPr>
        <w:t>k</w:t>
      </w:r>
      <w:r>
        <w:rPr>
          <w:rFonts w:ascii="Times New Roman" w:hAnsi="Times New Roman" w:cs="Times New Roman"/>
          <w:sz w:val="18"/>
          <w:szCs w:val="18"/>
        </w:rPr>
        <w:t>, ImmuneApp-based prioritization of MM15 peptides by predicted immunogenicity (</w:t>
      </w:r>
      <w:r>
        <w:rPr>
          <w:rFonts w:ascii="Times New Roman" w:hAnsi="Times New Roman" w:cs="Times New Roman"/>
          <w:b/>
          <w:bCs/>
          <w:sz w:val="18"/>
          <w:szCs w:val="18"/>
        </w:rPr>
        <w:t>j</w:t>
      </w:r>
      <w:r>
        <w:rPr>
          <w:rFonts w:ascii="Times New Roman" w:hAnsi="Times New Roman" w:cs="Times New Roman"/>
          <w:sz w:val="18"/>
          <w:szCs w:val="18"/>
        </w:rPr>
        <w:t>) and binding affinity (</w:t>
      </w:r>
      <w:r>
        <w:rPr>
          <w:rFonts w:ascii="Times New Roman" w:hAnsi="Times New Roman" w:cs="Times New Roman"/>
          <w:b/>
          <w:bCs/>
          <w:sz w:val="18"/>
          <w:szCs w:val="18"/>
        </w:rPr>
        <w:t>k</w:t>
      </w:r>
      <w:r>
        <w:rPr>
          <w:rFonts w:ascii="Times New Roman" w:hAnsi="Times New Roman" w:cs="Times New Roman"/>
          <w:sz w:val="18"/>
          <w:szCs w:val="18"/>
        </w:rPr>
        <w:t>), comparing MaxQuant only, shared, MS2Int only and mutant peptides.</w:t>
      </w:r>
    </w:p>
    <w:p w14:paraId="37C7CBDC">
      <w:pPr>
        <w:spacing w:after="0"/>
        <w:jc w:val="both"/>
        <w:rPr>
          <w:rFonts w:ascii="Times New Roman" w:hAnsi="Times New Roman" w:cs="Times New Roman"/>
          <w:sz w:val="18"/>
          <w:szCs w:val="18"/>
        </w:rPr>
      </w:pPr>
      <w:r>
        <w:rPr>
          <w:rFonts w:ascii="Times New Roman" w:hAnsi="Times New Roman" w:cs="Times New Roman"/>
          <w:b/>
          <w:bCs/>
          <w:sz w:val="18"/>
          <w:szCs w:val="18"/>
        </w:rPr>
        <w:t>l</w:t>
      </w:r>
      <w:r>
        <w:rPr>
          <w:rFonts w:ascii="Times New Roman" w:hAnsi="Times New Roman" w:cs="Times New Roman"/>
          <w:sz w:val="18"/>
          <w:szCs w:val="18"/>
        </w:rPr>
        <w:t>, Mirrored MS/MS evidence for the representative mutant peptide DVFPEGTRVGL with matched fragments annotated.</w:t>
      </w:r>
    </w:p>
    <w:p w14:paraId="7889D8E0">
      <w:pPr>
        <w:jc w:val="both"/>
        <w:rPr>
          <w:rFonts w:ascii="Times New Roman" w:hAnsi="Times New Roman" w:cs="Times New Roman"/>
          <w:b/>
          <w:bCs/>
          <w:sz w:val="18"/>
          <w:szCs w:val="18"/>
        </w:rPr>
      </w:pPr>
    </w:p>
    <w:p w14:paraId="06E47C16">
      <w:pPr>
        <w:spacing w:after="0"/>
        <w:jc w:val="both"/>
        <w:rPr>
          <w:rFonts w:ascii="Times New Roman" w:hAnsi="Times New Roman" w:cs="Times New Roman"/>
          <w:b/>
          <w:bCs/>
          <w:sz w:val="18"/>
          <w:szCs w:val="18"/>
        </w:rPr>
      </w:pPr>
      <w:r>
        <w:rPr>
          <w:rFonts w:ascii="Times New Roman" w:hAnsi="Times New Roman" w:cs="Times New Roman"/>
          <w:b/>
          <w:bCs/>
          <w:sz w:val="18"/>
          <w:szCs w:val="18"/>
        </w:rPr>
        <w:t>Fig. 5: Internal fragment ions improve phosphorylation site localization accuracy and cross-run reproducibility.</w:t>
      </w:r>
    </w:p>
    <w:p w14:paraId="0678FE36">
      <w:pPr>
        <w:spacing w:after="0"/>
        <w:jc w:val="both"/>
        <w:rPr>
          <w:rFonts w:ascii="Times New Roman" w:hAnsi="Times New Roman" w:cs="Times New Roman"/>
          <w:sz w:val="18"/>
          <w:szCs w:val="18"/>
        </w:rPr>
      </w:pPr>
      <w:r>
        <w:rPr>
          <w:rFonts w:ascii="Times New Roman" w:hAnsi="Times New Roman" w:cs="Times New Roman"/>
          <w:b/>
          <w:bCs/>
          <w:sz w:val="18"/>
          <w:szCs w:val="18"/>
        </w:rPr>
        <w:t>a</w:t>
      </w:r>
      <w:r>
        <w:rPr>
          <w:rFonts w:ascii="Times New Roman" w:hAnsi="Times New Roman" w:cs="Times New Roman"/>
          <w:sz w:val="18"/>
          <w:szCs w:val="18"/>
        </w:rPr>
        <w:t>, Spectral similarity (spectral angle) across 20 PTM types under different fine-tuning fractions (0%, 10%, 50% and 80% of training sequences).</w:t>
      </w:r>
    </w:p>
    <w:p w14:paraId="6ABD0327">
      <w:pPr>
        <w:spacing w:after="0"/>
        <w:jc w:val="both"/>
        <w:rPr>
          <w:rFonts w:ascii="Times New Roman" w:hAnsi="Times New Roman" w:cs="Times New Roman"/>
          <w:sz w:val="18"/>
          <w:szCs w:val="18"/>
        </w:rPr>
      </w:pPr>
      <w:r>
        <w:rPr>
          <w:rFonts w:ascii="Times New Roman" w:hAnsi="Times New Roman" w:cs="Times New Roman"/>
          <w:b/>
          <w:bCs/>
          <w:sz w:val="18"/>
          <w:szCs w:val="18"/>
        </w:rPr>
        <w:t>b</w:t>
      </w:r>
      <w:r>
        <w:rPr>
          <w:rFonts w:ascii="Times New Roman" w:hAnsi="Times New Roman" w:cs="Times New Roman"/>
          <w:sz w:val="18"/>
          <w:szCs w:val="18"/>
        </w:rPr>
        <w:t>, Representative phosphorylated peptide spectrum (QECEAEAS[Phospho]SVK) with fragment annotations and sequence coverage.</w:t>
      </w:r>
    </w:p>
    <w:p w14:paraId="702EEF71">
      <w:pPr>
        <w:spacing w:after="0"/>
        <w:jc w:val="both"/>
        <w:rPr>
          <w:rFonts w:ascii="Times New Roman" w:hAnsi="Times New Roman" w:cs="Times New Roman"/>
          <w:sz w:val="18"/>
          <w:szCs w:val="18"/>
        </w:rPr>
      </w:pPr>
      <w:r>
        <w:rPr>
          <w:rFonts w:ascii="Times New Roman" w:hAnsi="Times New Roman" w:cs="Times New Roman"/>
          <w:b/>
          <w:bCs/>
          <w:sz w:val="18"/>
          <w:szCs w:val="18"/>
        </w:rPr>
        <w:t>c</w:t>
      </w:r>
      <w:r>
        <w:rPr>
          <w:rFonts w:ascii="Times New Roman" w:hAnsi="Times New Roman" w:cs="Times New Roman"/>
          <w:sz w:val="18"/>
          <w:szCs w:val="18"/>
        </w:rPr>
        <w:t>, Site-determining ion evidence for phosphosite localization in ambiguous cases (MaxQuant localization probability 0.50–0.75; n=7,805; two candidate STY sites), stratified by the presence of site-determining ions in b/y versus internal-ion series.</w:t>
      </w:r>
    </w:p>
    <w:p w14:paraId="53A4C10E">
      <w:pPr>
        <w:spacing w:after="0"/>
        <w:jc w:val="both"/>
        <w:rPr>
          <w:rFonts w:ascii="Times New Roman" w:hAnsi="Times New Roman" w:cs="Times New Roman"/>
          <w:sz w:val="18"/>
          <w:szCs w:val="18"/>
        </w:rPr>
      </w:pPr>
      <w:r>
        <w:rPr>
          <w:rFonts w:ascii="Times New Roman" w:hAnsi="Times New Roman" w:cs="Times New Roman"/>
          <w:b/>
          <w:bCs/>
          <w:sz w:val="18"/>
          <w:szCs w:val="18"/>
        </w:rPr>
        <w:t>d</w:t>
      </w:r>
      <w:r>
        <w:rPr>
          <w:rFonts w:ascii="Times New Roman" w:hAnsi="Times New Roman" w:cs="Times New Roman"/>
          <w:sz w:val="18"/>
          <w:szCs w:val="18"/>
        </w:rPr>
        <w:t>, Calibration of false localization rate (FLR) estimates by comparing predicted versus target–decoy-derived FLR (y=x, reference).</w:t>
      </w:r>
    </w:p>
    <w:p w14:paraId="728F0B6D">
      <w:pPr>
        <w:spacing w:after="0"/>
        <w:jc w:val="both"/>
        <w:rPr>
          <w:rFonts w:ascii="Times New Roman" w:hAnsi="Times New Roman" w:cs="Times New Roman"/>
          <w:sz w:val="18"/>
          <w:szCs w:val="18"/>
        </w:rPr>
      </w:pPr>
      <w:r>
        <w:rPr>
          <w:rFonts w:ascii="Times New Roman" w:hAnsi="Times New Roman" w:cs="Times New Roman"/>
          <w:b/>
          <w:bCs/>
          <w:sz w:val="18"/>
          <w:szCs w:val="18"/>
        </w:rPr>
        <w:t>e</w:t>
      </w:r>
      <w:r>
        <w:rPr>
          <w:rFonts w:ascii="Times New Roman" w:hAnsi="Times New Roman" w:cs="Times New Roman"/>
          <w:sz w:val="18"/>
          <w:szCs w:val="18"/>
        </w:rPr>
        <w:t>, Identification sensitivity as a function of FLR threshold for MS2Int (with internal m-ions) versus MS2Int− (b/y only).</w:t>
      </w:r>
    </w:p>
    <w:p w14:paraId="74B65087">
      <w:pPr>
        <w:spacing w:after="0"/>
        <w:jc w:val="both"/>
        <w:rPr>
          <w:rFonts w:ascii="Times New Roman" w:hAnsi="Times New Roman" w:cs="Times New Roman"/>
          <w:sz w:val="18"/>
          <w:szCs w:val="18"/>
        </w:rPr>
      </w:pPr>
      <w:r>
        <w:rPr>
          <w:rFonts w:ascii="Times New Roman" w:hAnsi="Times New Roman" w:cs="Times New Roman"/>
          <w:b/>
          <w:bCs/>
          <w:sz w:val="18"/>
          <w:szCs w:val="18"/>
        </w:rPr>
        <w:t>f</w:t>
      </w:r>
      <w:r>
        <w:rPr>
          <w:rFonts w:ascii="Times New Roman" w:hAnsi="Times New Roman" w:cs="Times New Roman"/>
          <w:sz w:val="18"/>
          <w:szCs w:val="18"/>
        </w:rPr>
        <w:t>, Cross-run reproducibility of phosphosite identifications across four technical replicates for MS2Int, MS2Int− and MaxQuant, summarized by observation frequency.</w:t>
      </w:r>
    </w:p>
    <w:p w14:paraId="6E33318A">
      <w:pPr>
        <w:spacing w:after="0"/>
        <w:jc w:val="both"/>
        <w:rPr>
          <w:rFonts w:ascii="Times New Roman" w:hAnsi="Times New Roman" w:cs="Times New Roman"/>
          <w:sz w:val="18"/>
          <w:szCs w:val="18"/>
        </w:rPr>
      </w:pPr>
      <w:r>
        <w:rPr>
          <w:rFonts w:ascii="Times New Roman" w:hAnsi="Times New Roman" w:cs="Times New Roman"/>
          <w:b/>
          <w:bCs/>
          <w:sz w:val="18"/>
          <w:szCs w:val="18"/>
        </w:rPr>
        <w:t>g</w:t>
      </w:r>
      <w:r>
        <w:rPr>
          <w:rFonts w:ascii="Times New Roman" w:hAnsi="Times New Roman" w:cs="Times New Roman"/>
          <w:sz w:val="18"/>
          <w:szCs w:val="18"/>
        </w:rPr>
        <w:t>–</w:t>
      </w:r>
      <w:r>
        <w:rPr>
          <w:rFonts w:ascii="Times New Roman" w:hAnsi="Times New Roman" w:cs="Times New Roman"/>
          <w:b/>
          <w:bCs/>
          <w:sz w:val="18"/>
          <w:szCs w:val="18"/>
        </w:rPr>
        <w:t>j</w:t>
      </w:r>
      <w:r>
        <w:rPr>
          <w:rFonts w:ascii="Times New Roman" w:hAnsi="Times New Roman" w:cs="Times New Roman"/>
          <w:sz w:val="18"/>
          <w:szCs w:val="18"/>
        </w:rPr>
        <w:t>, Phosphorylation motif analysis using 15-mer sequence logos centered on the modified residue for MaxQuant calls, MS2Int calls, sites uniquely supported by MS2Int (MS2Int only relative to MS2Int− only), and low-confidence MaxQuant sites (localization probability &lt;0.25).</w:t>
      </w:r>
    </w:p>
    <w:p w14:paraId="55F5CA82">
      <w:pPr>
        <w:jc w:val="both"/>
        <w:rPr>
          <w:rFonts w:ascii="Times New Roman" w:hAnsi="Times New Roman" w:cs="Times New Roman"/>
          <w:sz w:val="18"/>
          <w:szCs w:val="18"/>
        </w:rPr>
      </w:pPr>
    </w:p>
    <w:p w14:paraId="4DE3A6E1">
      <w:pPr>
        <w:spacing w:after="0"/>
        <w:jc w:val="both"/>
        <w:rPr>
          <w:rFonts w:ascii="Times New Roman" w:hAnsi="Times New Roman" w:cs="Times New Roman"/>
          <w:sz w:val="18"/>
          <w:szCs w:val="18"/>
        </w:rPr>
      </w:pPr>
      <w:r>
        <w:rPr>
          <w:rFonts w:ascii="Times New Roman" w:hAnsi="Times New Roman" w:cs="Times New Roman"/>
          <w:b/>
          <w:bCs/>
          <w:sz w:val="18"/>
          <w:szCs w:val="18"/>
        </w:rPr>
        <w:t>Fig. 6: Internal fragment ions co-elute in DIA and expand identification coverage while maintaining quantitative consistency.</w:t>
      </w:r>
      <w:r>
        <w:rPr>
          <w:rFonts w:ascii="Times New Roman" w:hAnsi="Times New Roman" w:cs="Times New Roman"/>
          <w:sz w:val="18"/>
          <w:szCs w:val="18"/>
        </w:rPr>
        <w:t xml:space="preserve"> </w:t>
      </w:r>
    </w:p>
    <w:p w14:paraId="3185E3B3">
      <w:pPr>
        <w:spacing w:after="0"/>
        <w:jc w:val="both"/>
        <w:rPr>
          <w:rFonts w:ascii="Times New Roman" w:hAnsi="Times New Roman" w:cs="Times New Roman"/>
          <w:sz w:val="18"/>
          <w:szCs w:val="18"/>
        </w:rPr>
      </w:pPr>
      <w:r>
        <w:rPr>
          <w:rFonts w:ascii="Times New Roman" w:hAnsi="Times New Roman" w:cs="Times New Roman"/>
          <w:b/>
          <w:bCs/>
          <w:sz w:val="18"/>
          <w:szCs w:val="18"/>
        </w:rPr>
        <w:t>a</w:t>
      </w:r>
      <w:r>
        <w:rPr>
          <w:rFonts w:ascii="Times New Roman" w:hAnsi="Times New Roman" w:cs="Times New Roman"/>
          <w:sz w:val="18"/>
          <w:szCs w:val="18"/>
        </w:rPr>
        <w:t xml:space="preserve">, Extracted ion chromatograms (XICs) of fragment ions from a representative precursor, AGEITFAEK (z = +1). Retention time (min) is shown on the x-axis and ion intensity on the y-axis. b ions are shown in blue, y ions in red, and internal fragment ions in yellow. </w:t>
      </w:r>
    </w:p>
    <w:p w14:paraId="787D1B52">
      <w:pPr>
        <w:spacing w:after="0"/>
        <w:jc w:val="both"/>
        <w:rPr>
          <w:rFonts w:ascii="Times New Roman" w:hAnsi="Times New Roman" w:cs="Times New Roman"/>
          <w:sz w:val="18"/>
          <w:szCs w:val="18"/>
        </w:rPr>
      </w:pPr>
      <w:r>
        <w:rPr>
          <w:rFonts w:ascii="Times New Roman" w:hAnsi="Times New Roman" w:cs="Times New Roman"/>
          <w:b/>
          <w:bCs/>
          <w:sz w:val="18"/>
          <w:szCs w:val="18"/>
        </w:rPr>
        <w:t>b</w:t>
      </w:r>
      <w:r>
        <w:rPr>
          <w:rFonts w:ascii="Times New Roman" w:hAnsi="Times New Roman" w:cs="Times New Roman"/>
          <w:sz w:val="18"/>
          <w:szCs w:val="18"/>
        </w:rPr>
        <w:t xml:space="preserve">, Agreement between predicted and experimental spectra across collision energies (CE). The x-axis denotes CE and the y-axis shows mean cosine similarity; lines are colored by model. </w:t>
      </w:r>
    </w:p>
    <w:p w14:paraId="728E1C10">
      <w:pPr>
        <w:spacing w:after="0"/>
        <w:jc w:val="both"/>
        <w:rPr>
          <w:rFonts w:ascii="Times New Roman" w:hAnsi="Times New Roman" w:cs="Times New Roman"/>
          <w:sz w:val="18"/>
          <w:szCs w:val="18"/>
        </w:rPr>
      </w:pPr>
      <w:r>
        <w:rPr>
          <w:rFonts w:ascii="Times New Roman" w:hAnsi="Times New Roman" w:cs="Times New Roman"/>
          <w:b/>
          <w:bCs/>
          <w:sz w:val="18"/>
          <w:szCs w:val="18"/>
        </w:rPr>
        <w:t>c</w:t>
      </w:r>
      <w:r>
        <w:rPr>
          <w:rFonts w:ascii="Times New Roman" w:hAnsi="Times New Roman" w:cs="Times New Roman"/>
          <w:sz w:val="18"/>
          <w:szCs w:val="18"/>
        </w:rPr>
        <w:t>–</w:t>
      </w:r>
      <w:r>
        <w:rPr>
          <w:rFonts w:ascii="Times New Roman" w:hAnsi="Times New Roman" w:cs="Times New Roman"/>
          <w:b/>
          <w:bCs/>
          <w:sz w:val="18"/>
          <w:szCs w:val="18"/>
        </w:rPr>
        <w:t>d</w:t>
      </w:r>
      <w:r>
        <w:rPr>
          <w:rFonts w:ascii="Times New Roman" w:hAnsi="Times New Roman" w:cs="Times New Roman"/>
          <w:sz w:val="18"/>
          <w:szCs w:val="18"/>
        </w:rPr>
        <w:t>, Venn diagrams comparing the numbers of identified precursors (</w:t>
      </w:r>
      <w:r>
        <w:rPr>
          <w:rFonts w:ascii="Times New Roman" w:hAnsi="Times New Roman" w:cs="Times New Roman"/>
          <w:b/>
          <w:bCs/>
          <w:sz w:val="18"/>
          <w:szCs w:val="18"/>
        </w:rPr>
        <w:t>c</w:t>
      </w:r>
      <w:r>
        <w:rPr>
          <w:rFonts w:ascii="Times New Roman" w:hAnsi="Times New Roman" w:cs="Times New Roman"/>
          <w:sz w:val="18"/>
          <w:szCs w:val="18"/>
        </w:rPr>
        <w:t>) and protein groups (</w:t>
      </w:r>
      <w:r>
        <w:rPr>
          <w:rFonts w:ascii="Times New Roman" w:hAnsi="Times New Roman" w:cs="Times New Roman"/>
          <w:b/>
          <w:bCs/>
          <w:sz w:val="18"/>
          <w:szCs w:val="18"/>
        </w:rPr>
        <w:t>d</w:t>
      </w:r>
      <w:r>
        <w:rPr>
          <w:rFonts w:ascii="Times New Roman" w:hAnsi="Times New Roman" w:cs="Times New Roman"/>
          <w:sz w:val="18"/>
          <w:szCs w:val="18"/>
        </w:rPr>
        <w:t xml:space="preserve">) obtained using predicted spectral libraries from MS2Int, MS2Int− and Prosit. </w:t>
      </w:r>
    </w:p>
    <w:p w14:paraId="50D774A4">
      <w:pPr>
        <w:spacing w:after="0"/>
        <w:jc w:val="both"/>
        <w:rPr>
          <w:rFonts w:ascii="Times New Roman" w:hAnsi="Times New Roman" w:cs="Times New Roman"/>
          <w:sz w:val="18"/>
          <w:szCs w:val="18"/>
        </w:rPr>
      </w:pPr>
      <w:r>
        <w:rPr>
          <w:rFonts w:ascii="Times New Roman" w:hAnsi="Times New Roman" w:cs="Times New Roman"/>
          <w:b/>
          <w:bCs/>
          <w:sz w:val="18"/>
          <w:szCs w:val="18"/>
        </w:rPr>
        <w:t>e</w:t>
      </w:r>
      <w:r>
        <w:rPr>
          <w:rFonts w:ascii="Times New Roman" w:hAnsi="Times New Roman" w:cs="Times New Roman"/>
          <w:sz w:val="18"/>
          <w:szCs w:val="18"/>
        </w:rPr>
        <w:t>–</w:t>
      </w:r>
      <w:r>
        <w:rPr>
          <w:rFonts w:ascii="Times New Roman" w:hAnsi="Times New Roman" w:cs="Times New Roman"/>
          <w:b/>
          <w:bCs/>
          <w:sz w:val="18"/>
          <w:szCs w:val="18"/>
        </w:rPr>
        <w:t>f</w:t>
      </w:r>
      <w:r>
        <w:rPr>
          <w:rFonts w:ascii="Times New Roman" w:hAnsi="Times New Roman" w:cs="Times New Roman"/>
          <w:sz w:val="18"/>
          <w:szCs w:val="18"/>
        </w:rPr>
        <w:t xml:space="preserve">, Distributions of coefficients of variation (CVs) across technical replicates for four strategies (DDA, Prosit, MS2Int− and MS2Int). </w:t>
      </w:r>
      <w:r>
        <w:rPr>
          <w:rFonts w:ascii="Times New Roman" w:hAnsi="Times New Roman" w:cs="Times New Roman"/>
          <w:b/>
          <w:bCs/>
          <w:sz w:val="18"/>
          <w:szCs w:val="18"/>
        </w:rPr>
        <w:t>e</w:t>
      </w:r>
      <w:r>
        <w:rPr>
          <w:rFonts w:ascii="Times New Roman" w:hAnsi="Times New Roman" w:cs="Times New Roman"/>
          <w:sz w:val="18"/>
          <w:szCs w:val="18"/>
        </w:rPr>
        <w:t xml:space="preserve">, Precursor-level CVs. </w:t>
      </w:r>
      <w:r>
        <w:rPr>
          <w:rFonts w:ascii="Times New Roman" w:hAnsi="Times New Roman" w:cs="Times New Roman"/>
          <w:b/>
          <w:bCs/>
          <w:sz w:val="18"/>
          <w:szCs w:val="18"/>
        </w:rPr>
        <w:t>f</w:t>
      </w:r>
      <w:r>
        <w:rPr>
          <w:rFonts w:ascii="Times New Roman" w:hAnsi="Times New Roman" w:cs="Times New Roman"/>
          <w:sz w:val="18"/>
          <w:szCs w:val="18"/>
        </w:rPr>
        <w:t xml:space="preserve">, Protein-level CVs. Dashed lines indicate medians, with values annotated. </w:t>
      </w:r>
    </w:p>
    <w:p w14:paraId="74A2A7E5">
      <w:pPr>
        <w:spacing w:after="0"/>
        <w:jc w:val="both"/>
        <w:rPr>
          <w:rFonts w:ascii="Times New Roman" w:hAnsi="Times New Roman" w:cs="Times New Roman"/>
          <w:sz w:val="18"/>
          <w:szCs w:val="18"/>
        </w:rPr>
      </w:pPr>
      <w:r>
        <w:rPr>
          <w:rFonts w:ascii="Times New Roman" w:hAnsi="Times New Roman" w:cs="Times New Roman"/>
          <w:b/>
          <w:bCs/>
          <w:sz w:val="18"/>
          <w:szCs w:val="18"/>
        </w:rPr>
        <w:t>g</w:t>
      </w:r>
      <w:r>
        <w:rPr>
          <w:rFonts w:ascii="Times New Roman" w:hAnsi="Times New Roman" w:cs="Times New Roman"/>
          <w:sz w:val="18"/>
          <w:szCs w:val="18"/>
        </w:rPr>
        <w:t>, Principal component analysis (PCA) of method-specific proteins.</w:t>
      </w:r>
    </w:p>
    <w:p w14:paraId="594B09F7">
      <w:pPr>
        <w:pStyle w:val="3"/>
        <w:ind w:firstLine="0" w:firstLineChars="0"/>
        <w:rPr>
          <w:szCs w:val="18"/>
        </w:rPr>
      </w:pPr>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语文格子"/>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Aptos Display">
    <w:altName w:val="Calibri"/>
    <w:panose1 w:val="00000000000000000000"/>
    <w:charset w:val="00"/>
    <w:family w:val="swiss"/>
    <w:pitch w:val="default"/>
    <w:sig w:usb0="00000000" w:usb1="00000000" w:usb2="00000000" w:usb3="00000000" w:csb0="0000019F" w:csb1="00000000"/>
  </w:font>
  <w:font w:name="Cambria Math">
    <w:panose1 w:val="02040503050406030204"/>
    <w:charset w:val="00"/>
    <w:family w:val="roman"/>
    <w:pitch w:val="default"/>
    <w:sig w:usb0="E00006FF" w:usb1="420024FF" w:usb2="02000000" w:usb3="00000000" w:csb0="2000019F" w:csb1="00000000"/>
  </w:font>
  <w:font w:name="语文格子">
    <w:panose1 w:val="02000500000000000000"/>
    <w:charset w:val="00"/>
    <w:family w:val="auto"/>
    <w:pitch w:val="default"/>
    <w:sig w:usb0="00000023" w:usb1="00002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梦莎 童">
    <w15:presenceInfo w15:providerId="Windows Live" w15:userId="6667ab64e96850fc"/>
  </w15:person>
  <w15:person w15:author="Miaoyan Gao">
    <w15:presenceInfo w15:providerId="Windows Live" w15:userId="a01a3c73f1e1e9ef"/>
  </w15:person>
  <w15:person w15:author="cliang">
    <w15:presenceInfo w15:providerId="None" w15:userId="cli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trackRevisions w:val="1"/>
  <w:documentProtection w:enforcement="0"/>
  <w:defaultTabStop w:val="720"/>
  <w:drawingGridHorizontalSpacing w:val="360"/>
  <w:drawingGridVerticalSpacing w:val="360"/>
  <w:noPunctuationKerning w:val="1"/>
  <w:characterSpacingControl w:val="doNotCompress"/>
  <w:footnotePr>
    <w:numRestart w:val="eachSect"/>
    <w:footnote w:id="0"/>
    <w:footnote w:id="1"/>
  </w:foot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4D2"/>
    <w:rsid w:val="00014512"/>
    <w:rsid w:val="00021ACC"/>
    <w:rsid w:val="00045452"/>
    <w:rsid w:val="00055064"/>
    <w:rsid w:val="0005762D"/>
    <w:rsid w:val="000E6279"/>
    <w:rsid w:val="000F2E42"/>
    <w:rsid w:val="0011062F"/>
    <w:rsid w:val="00120827"/>
    <w:rsid w:val="00172A27"/>
    <w:rsid w:val="00197BFC"/>
    <w:rsid w:val="001A3C54"/>
    <w:rsid w:val="001E051B"/>
    <w:rsid w:val="001E1CD3"/>
    <w:rsid w:val="00254CAE"/>
    <w:rsid w:val="002A50BE"/>
    <w:rsid w:val="0033127D"/>
    <w:rsid w:val="00342553"/>
    <w:rsid w:val="00344D36"/>
    <w:rsid w:val="003B4979"/>
    <w:rsid w:val="00404D22"/>
    <w:rsid w:val="00446CAE"/>
    <w:rsid w:val="00452F05"/>
    <w:rsid w:val="00474BB4"/>
    <w:rsid w:val="00487CA0"/>
    <w:rsid w:val="004A3D8E"/>
    <w:rsid w:val="004A5601"/>
    <w:rsid w:val="004A6BD5"/>
    <w:rsid w:val="004D2777"/>
    <w:rsid w:val="004D4F2D"/>
    <w:rsid w:val="004F2628"/>
    <w:rsid w:val="004F56FC"/>
    <w:rsid w:val="00514E7E"/>
    <w:rsid w:val="00547DBE"/>
    <w:rsid w:val="005D0CC9"/>
    <w:rsid w:val="0063046B"/>
    <w:rsid w:val="00634A45"/>
    <w:rsid w:val="006C04D6"/>
    <w:rsid w:val="007208DC"/>
    <w:rsid w:val="007250D7"/>
    <w:rsid w:val="00756840"/>
    <w:rsid w:val="00786755"/>
    <w:rsid w:val="007C1BA1"/>
    <w:rsid w:val="00804C79"/>
    <w:rsid w:val="00813AE8"/>
    <w:rsid w:val="00837369"/>
    <w:rsid w:val="008A08B5"/>
    <w:rsid w:val="008A706D"/>
    <w:rsid w:val="008E3A2F"/>
    <w:rsid w:val="00947FA9"/>
    <w:rsid w:val="009613A7"/>
    <w:rsid w:val="009904A6"/>
    <w:rsid w:val="00993A25"/>
    <w:rsid w:val="009E779B"/>
    <w:rsid w:val="00A211C3"/>
    <w:rsid w:val="00A57EAF"/>
    <w:rsid w:val="00A700F2"/>
    <w:rsid w:val="00AB044A"/>
    <w:rsid w:val="00AD3250"/>
    <w:rsid w:val="00AE4AAA"/>
    <w:rsid w:val="00B145EC"/>
    <w:rsid w:val="00B365C0"/>
    <w:rsid w:val="00BB43FF"/>
    <w:rsid w:val="00C5755F"/>
    <w:rsid w:val="00C60F98"/>
    <w:rsid w:val="00C615F9"/>
    <w:rsid w:val="00C7292E"/>
    <w:rsid w:val="00CE7E95"/>
    <w:rsid w:val="00D4739A"/>
    <w:rsid w:val="00D97D6A"/>
    <w:rsid w:val="00DE6F89"/>
    <w:rsid w:val="00DF5156"/>
    <w:rsid w:val="00E17E03"/>
    <w:rsid w:val="00E20D2B"/>
    <w:rsid w:val="00E31FC5"/>
    <w:rsid w:val="00E738C2"/>
    <w:rsid w:val="00EC5788"/>
    <w:rsid w:val="00F3754C"/>
    <w:rsid w:val="00F8113E"/>
    <w:rsid w:val="00F82818"/>
    <w:rsid w:val="00F83E85"/>
    <w:rsid w:val="00F900D5"/>
    <w:rsid w:val="00F92E0C"/>
    <w:rsid w:val="00F97C36"/>
    <w:rsid w:val="00FF58E3"/>
    <w:rsid w:val="08DC5D83"/>
    <w:rsid w:val="1C4F1D92"/>
    <w:rsid w:val="25D01D47"/>
    <w:rsid w:val="260D3003"/>
    <w:rsid w:val="29903DE5"/>
    <w:rsid w:val="2B1B7189"/>
    <w:rsid w:val="2DA2413C"/>
    <w:rsid w:val="301777CF"/>
    <w:rsid w:val="38800D52"/>
    <w:rsid w:val="5E0E514E"/>
    <w:rsid w:val="609F3A72"/>
    <w:rsid w:val="765E6FC8"/>
    <w:rsid w:val="7F843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9"/>
    <w:qFormat/>
    <w:uiPriority w:val="9"/>
    <w:pPr>
      <w:keepNext/>
      <w:keepLines/>
      <w:spacing w:before="360" w:after="80"/>
      <w:outlineLvl w:val="0"/>
    </w:pPr>
    <w:rPr>
      <w:rFonts w:ascii="Times New Roman" w:hAnsi="Times New Roman" w:eastAsia="微软雅黑" w:cstheme="majorBidi"/>
      <w:b/>
      <w:color w:val="C00000"/>
      <w:sz w:val="48"/>
      <w:szCs w:val="40"/>
    </w:rPr>
  </w:style>
  <w:style w:type="paragraph" w:styleId="4">
    <w:name w:val="heading 2"/>
    <w:basedOn w:val="1"/>
    <w:next w:val="3"/>
    <w:link w:val="40"/>
    <w:unhideWhenUsed/>
    <w:qFormat/>
    <w:uiPriority w:val="9"/>
    <w:pPr>
      <w:keepNext/>
      <w:keepLines/>
      <w:spacing w:before="160" w:after="80"/>
      <w:outlineLvl w:val="1"/>
    </w:pPr>
    <w:rPr>
      <w:rFonts w:ascii="Times New Roman" w:hAnsi="Times New Roman" w:eastAsia="微软雅黑" w:cstheme="majorBidi"/>
      <w:b/>
      <w:color w:val="C00000"/>
      <w:sz w:val="32"/>
      <w:szCs w:val="32"/>
    </w:rPr>
  </w:style>
  <w:style w:type="paragraph" w:styleId="5">
    <w:name w:val="heading 3"/>
    <w:basedOn w:val="1"/>
    <w:next w:val="3"/>
    <w:link w:val="41"/>
    <w:semiHidden/>
    <w:unhideWhenUsed/>
    <w:qFormat/>
    <w:uiPriority w:val="9"/>
    <w:pPr>
      <w:keepNext/>
      <w:keepLines/>
      <w:spacing w:before="160" w:after="80"/>
      <w:outlineLvl w:val="2"/>
    </w:pPr>
    <w:rPr>
      <w:rFonts w:ascii="Times New Roman" w:hAnsi="Times New Roman" w:eastAsia="微软雅黑" w:cstheme="majorBidi"/>
      <w:b/>
      <w:color w:val="C00000"/>
      <w:sz w:val="28"/>
      <w:szCs w:val="28"/>
    </w:rPr>
  </w:style>
  <w:style w:type="paragraph" w:styleId="6">
    <w:name w:val="heading 4"/>
    <w:basedOn w:val="1"/>
    <w:next w:val="3"/>
    <w:link w:val="42"/>
    <w:semiHidden/>
    <w:unhideWhenUsed/>
    <w:qFormat/>
    <w:uiPriority w:val="9"/>
    <w:pPr>
      <w:keepNext/>
      <w:keepLines/>
      <w:spacing w:before="120" w:after="57"/>
      <w:outlineLvl w:val="3"/>
    </w:pPr>
    <w:rPr>
      <w:rFonts w:ascii="Times New Roman" w:hAnsi="Times New Roman" w:eastAsia="微软雅黑" w:cstheme="majorBidi"/>
      <w:b/>
      <w:iCs/>
      <w:color w:val="000000" w:themeColor="text1"/>
      <w:sz w:val="18"/>
      <w14:textFill>
        <w14:solidFill>
          <w14:schemeClr w14:val="tx1"/>
        </w14:solidFill>
      </w14:textFill>
    </w:rPr>
  </w:style>
  <w:style w:type="paragraph" w:styleId="7">
    <w:name w:val="heading 5"/>
    <w:basedOn w:val="1"/>
    <w:next w:val="3"/>
    <w:link w:val="4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5">
    <w:name w:val="Default Paragraph Font"/>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3">
    <w:name w:val="Body Text"/>
    <w:link w:val="28"/>
    <w:qFormat/>
    <w:uiPriority w:val="0"/>
    <w:pPr>
      <w:ind w:firstLine="960" w:firstLineChars="200"/>
      <w:jc w:val="both"/>
    </w:pPr>
    <w:rPr>
      <w:rFonts w:ascii="Times New Roman" w:hAnsi="Times New Roman" w:eastAsia="微软雅黑" w:cs="Times New Roman"/>
      <w:color w:val="000000" w:themeColor="text1"/>
      <w:sz w:val="18"/>
      <w:lang w:val="en-US" w:eastAsia="zh-CN" w:bidi="ar-SA"/>
      <w14:textFill>
        <w14:solidFill>
          <w14:schemeClr w14:val="tx1"/>
        </w14:solidFill>
      </w14:textFill>
    </w:rPr>
  </w:style>
  <w:style w:type="paragraph" w:styleId="12">
    <w:name w:val="caption"/>
    <w:basedOn w:val="1"/>
    <w:qFormat/>
    <w:uiPriority w:val="0"/>
    <w:pPr>
      <w:spacing w:after="120"/>
    </w:pPr>
    <w:rPr>
      <w:i/>
    </w:rPr>
  </w:style>
  <w:style w:type="paragraph" w:styleId="13">
    <w:name w:val="annotation text"/>
    <w:basedOn w:val="1"/>
    <w:link w:val="97"/>
    <w:qFormat/>
    <w:uiPriority w:val="0"/>
  </w:style>
  <w:style w:type="paragraph" w:styleId="14">
    <w:name w:val="Block Text"/>
    <w:basedOn w:val="3"/>
    <w:next w:val="3"/>
    <w:unhideWhenUsed/>
    <w:qFormat/>
    <w:uiPriority w:val="9"/>
    <w:pPr>
      <w:ind w:left="482" w:right="482"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33"/>
    <w:qFormat/>
    <w:uiPriority w:val="10"/>
    <w:pPr>
      <w:spacing w:after="80"/>
      <w:contextualSpacing/>
      <w:jc w:val="center"/>
    </w:pPr>
    <w:rPr>
      <w:rFonts w:asciiTheme="majorHAnsi" w:hAnsiTheme="majorHAnsi" w:eastAsiaTheme="majorEastAsia" w:cstheme="majorBidi"/>
      <w:sz w:val="56"/>
      <w:szCs w:val="56"/>
    </w:rPr>
  </w:style>
  <w:style w:type="paragraph" w:styleId="17">
    <w:name w:val="Balloon Text"/>
    <w:basedOn w:val="1"/>
    <w:link w:val="96"/>
    <w:qFormat/>
    <w:uiPriority w:val="0"/>
    <w:pPr>
      <w:spacing w:after="0"/>
    </w:pPr>
    <w:rPr>
      <w:rFonts w:ascii="宋体" w:eastAsia="宋体"/>
      <w:sz w:val="18"/>
      <w:szCs w:val="18"/>
    </w:rPr>
  </w:style>
  <w:style w:type="paragraph" w:styleId="18">
    <w:name w:val="footer"/>
    <w:basedOn w:val="1"/>
    <w:link w:val="93"/>
    <w:qFormat/>
    <w:uiPriority w:val="0"/>
    <w:pPr>
      <w:tabs>
        <w:tab w:val="center" w:pos="4153"/>
        <w:tab w:val="right" w:pos="8306"/>
      </w:tabs>
      <w:snapToGrid w:val="0"/>
    </w:pPr>
    <w:rPr>
      <w:sz w:val="18"/>
      <w:szCs w:val="18"/>
    </w:rPr>
  </w:style>
  <w:style w:type="paragraph" w:styleId="19">
    <w:name w:val="header"/>
    <w:basedOn w:val="1"/>
    <w:link w:val="92"/>
    <w:qFormat/>
    <w:uiPriority w:val="0"/>
    <w:pPr>
      <w:tabs>
        <w:tab w:val="center" w:pos="4153"/>
        <w:tab w:val="right" w:pos="8306"/>
      </w:tabs>
      <w:snapToGrid w:val="0"/>
      <w:jc w:val="center"/>
    </w:pPr>
    <w:rPr>
      <w:sz w:val="18"/>
      <w:szCs w:val="18"/>
    </w:rPr>
  </w:style>
  <w:style w:type="paragraph" w:styleId="20">
    <w:name w:val="Subtitle"/>
    <w:basedOn w:val="16"/>
    <w:next w:val="3"/>
    <w:link w:val="34"/>
    <w:qFormat/>
    <w:uiPriority w:val="11"/>
    <w:rPr>
      <w:spacing w:val="15"/>
      <w:sz w:val="28"/>
      <w:szCs w:val="28"/>
    </w:rPr>
  </w:style>
  <w:style w:type="paragraph" w:styleId="21">
    <w:name w:val="footnote text"/>
    <w:basedOn w:val="1"/>
    <w:unhideWhenUsed/>
    <w:qFormat/>
    <w:uiPriority w:val="9"/>
  </w:style>
  <w:style w:type="paragraph" w:styleId="22">
    <w:name w:val="Normal (Web)"/>
    <w:basedOn w:val="1"/>
    <w:qFormat/>
    <w:uiPriority w:val="0"/>
    <w:pPr>
      <w:spacing w:beforeAutospacing="1" w:after="0" w:afterAutospacing="1"/>
    </w:pPr>
    <w:rPr>
      <w:rFonts w:cs="Times New Roman"/>
    </w:rPr>
  </w:style>
  <w:style w:type="paragraph" w:styleId="23">
    <w:name w:val="annotation subject"/>
    <w:basedOn w:val="13"/>
    <w:next w:val="13"/>
    <w:link w:val="98"/>
    <w:qFormat/>
    <w:uiPriority w:val="0"/>
    <w:rPr>
      <w:b/>
      <w:bCs/>
    </w:rPr>
  </w:style>
  <w:style w:type="character" w:styleId="26">
    <w:name w:val="Strong"/>
    <w:basedOn w:val="25"/>
    <w:qFormat/>
    <w:uiPriority w:val="0"/>
    <w:rPr>
      <w:b/>
    </w:rPr>
  </w:style>
  <w:style w:type="character" w:styleId="27">
    <w:name w:val="Hyperlink"/>
    <w:basedOn w:val="28"/>
    <w:qFormat/>
    <w:uiPriority w:val="0"/>
    <w:rPr>
      <w:rFonts w:ascii="Times New Roman" w:hAnsi="Times New Roman" w:eastAsia="微软雅黑"/>
      <w:color w:val="156082" w:themeColor="accent1"/>
      <w:sz w:val="18"/>
      <w14:textFill>
        <w14:solidFill>
          <w14:schemeClr w14:val="accent1"/>
        </w14:solidFill>
      </w14:textFill>
    </w:rPr>
  </w:style>
  <w:style w:type="character" w:customStyle="1" w:styleId="28">
    <w:name w:val="正文文本 字符"/>
    <w:basedOn w:val="25"/>
    <w:link w:val="3"/>
    <w:qFormat/>
    <w:uiPriority w:val="0"/>
    <w:rPr>
      <w:rFonts w:ascii="Times New Roman" w:hAnsi="Times New Roman" w:eastAsia="微软雅黑"/>
      <w:color w:val="000000" w:themeColor="text1"/>
      <w:sz w:val="18"/>
      <w14:textFill>
        <w14:solidFill>
          <w14:schemeClr w14:val="tx1"/>
        </w14:solidFill>
      </w14:textFill>
    </w:rPr>
  </w:style>
  <w:style w:type="character" w:styleId="29">
    <w:name w:val="annotation reference"/>
    <w:basedOn w:val="25"/>
    <w:qFormat/>
    <w:uiPriority w:val="0"/>
    <w:rPr>
      <w:sz w:val="21"/>
      <w:szCs w:val="21"/>
    </w:rPr>
  </w:style>
  <w:style w:type="character" w:styleId="30">
    <w:name w:val="footnote reference"/>
    <w:basedOn w:val="28"/>
    <w:qFormat/>
    <w:uiPriority w:val="0"/>
    <w:rPr>
      <w:rFonts w:ascii="Times New Roman" w:hAnsi="Times New Roman" w:eastAsia="微软雅黑"/>
      <w:color w:val="000000" w:themeColor="text1"/>
      <w:sz w:val="18"/>
      <w:vertAlign w:val="superscript"/>
      <w14:textFill>
        <w14:solidFill>
          <w14:schemeClr w14:val="tx1"/>
        </w14:solidFill>
      </w14:textFill>
    </w:rPr>
  </w:style>
  <w:style w:type="paragraph" w:customStyle="1" w:styleId="31">
    <w:name w:val="First Paragraph"/>
    <w:qFormat/>
    <w:uiPriority w:val="0"/>
    <w:pPr>
      <w:snapToGrid w:val="0"/>
      <w:jc w:val="both"/>
    </w:pPr>
    <w:rPr>
      <w:rFonts w:ascii="Times New Roman" w:hAnsi="Times New Roman" w:eastAsia="微软雅黑" w:cstheme="minorBidi"/>
      <w:color w:val="000000" w:themeColor="text1"/>
      <w:sz w:val="18"/>
      <w:lang w:val="en-US" w:eastAsia="zh-CN" w:bidi="ar-SA"/>
      <w14:textFill>
        <w14:solidFill>
          <w14:schemeClr w14:val="tx1"/>
        </w14:solidFill>
      </w14:textFill>
    </w:rPr>
  </w:style>
  <w:style w:type="paragraph" w:customStyle="1" w:styleId="32">
    <w:name w:val="Compact"/>
    <w:basedOn w:val="3"/>
    <w:qFormat/>
    <w:uiPriority w:val="0"/>
    <w:pPr>
      <w:spacing w:before="36" w:after="36"/>
    </w:pPr>
  </w:style>
  <w:style w:type="character" w:customStyle="1" w:styleId="33">
    <w:name w:val="标题 字符"/>
    <w:basedOn w:val="25"/>
    <w:link w:val="16"/>
    <w:qFormat/>
    <w:uiPriority w:val="10"/>
    <w:rPr>
      <w:rFonts w:asciiTheme="majorHAnsi" w:hAnsiTheme="majorHAnsi" w:eastAsiaTheme="majorEastAsia" w:cstheme="majorBidi"/>
      <w:sz w:val="56"/>
      <w:szCs w:val="56"/>
    </w:rPr>
  </w:style>
  <w:style w:type="character" w:customStyle="1" w:styleId="34">
    <w:name w:val="副标题 字符"/>
    <w:basedOn w:val="25"/>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5">
    <w:name w:val="Author"/>
    <w:basedOn w:val="16"/>
    <w:next w:val="3"/>
    <w:qFormat/>
    <w:uiPriority w:val="0"/>
    <w:pPr>
      <w:keepNext/>
      <w:keepLines/>
    </w:pPr>
    <w:rPr>
      <w:sz w:val="24"/>
      <w:szCs w:val="24"/>
    </w:rPr>
  </w:style>
  <w:style w:type="paragraph" w:customStyle="1" w:styleId="36">
    <w:name w:val="Abstract Title"/>
    <w:basedOn w:val="1"/>
    <w:next w:val="37"/>
    <w:qFormat/>
    <w:uiPriority w:val="0"/>
    <w:pPr>
      <w:keepNext/>
      <w:keepLines/>
      <w:spacing w:before="300" w:after="0"/>
      <w:jc w:val="center"/>
    </w:pPr>
    <w:rPr>
      <w:b/>
      <w:sz w:val="20"/>
      <w:szCs w:val="20"/>
    </w:rPr>
  </w:style>
  <w:style w:type="paragraph" w:customStyle="1" w:styleId="37">
    <w:name w:val="Abstract"/>
    <w:basedOn w:val="1"/>
    <w:next w:val="3"/>
    <w:qFormat/>
    <w:uiPriority w:val="0"/>
    <w:pPr>
      <w:keepNext/>
      <w:keepLines/>
      <w:spacing w:before="100" w:after="300"/>
    </w:pPr>
    <w:rPr>
      <w:sz w:val="20"/>
      <w:szCs w:val="20"/>
    </w:rPr>
  </w:style>
  <w:style w:type="paragraph" w:customStyle="1" w:styleId="38">
    <w:name w:val="书目1"/>
    <w:basedOn w:val="1"/>
    <w:qFormat/>
    <w:uiPriority w:val="0"/>
  </w:style>
  <w:style w:type="character" w:customStyle="1" w:styleId="39">
    <w:name w:val="标题 1 字符"/>
    <w:basedOn w:val="25"/>
    <w:link w:val="2"/>
    <w:qFormat/>
    <w:uiPriority w:val="9"/>
    <w:rPr>
      <w:rFonts w:ascii="Times New Roman" w:hAnsi="Times New Roman" w:eastAsia="微软雅黑" w:cstheme="majorBidi"/>
      <w:b/>
      <w:color w:val="C00000"/>
      <w:sz w:val="48"/>
      <w:szCs w:val="40"/>
    </w:rPr>
  </w:style>
  <w:style w:type="character" w:customStyle="1" w:styleId="40">
    <w:name w:val="标题 2 字符"/>
    <w:basedOn w:val="25"/>
    <w:link w:val="4"/>
    <w:semiHidden/>
    <w:qFormat/>
    <w:uiPriority w:val="9"/>
    <w:rPr>
      <w:rFonts w:ascii="Times New Roman" w:hAnsi="Times New Roman" w:eastAsia="微软雅黑" w:cstheme="majorBidi"/>
      <w:b/>
      <w:color w:val="C00000"/>
      <w:sz w:val="32"/>
      <w:szCs w:val="32"/>
    </w:rPr>
  </w:style>
  <w:style w:type="character" w:customStyle="1" w:styleId="41">
    <w:name w:val="标题 3 字符"/>
    <w:basedOn w:val="25"/>
    <w:link w:val="5"/>
    <w:semiHidden/>
    <w:qFormat/>
    <w:uiPriority w:val="9"/>
    <w:rPr>
      <w:rFonts w:ascii="Times New Roman" w:hAnsi="Times New Roman" w:eastAsia="微软雅黑" w:cstheme="majorBidi"/>
      <w:b/>
      <w:color w:val="C00000"/>
      <w:sz w:val="28"/>
      <w:szCs w:val="28"/>
    </w:rPr>
  </w:style>
  <w:style w:type="character" w:customStyle="1" w:styleId="42">
    <w:name w:val="标题 4 字符"/>
    <w:basedOn w:val="25"/>
    <w:link w:val="6"/>
    <w:semiHidden/>
    <w:qFormat/>
    <w:uiPriority w:val="9"/>
    <w:rPr>
      <w:rFonts w:ascii="Times New Roman" w:hAnsi="Times New Roman" w:eastAsia="微软雅黑" w:cstheme="majorBidi"/>
      <w:b/>
      <w:iCs/>
      <w:color w:val="000000" w:themeColor="text1"/>
      <w:sz w:val="18"/>
      <w14:textFill>
        <w14:solidFill>
          <w14:schemeClr w14:val="tx1"/>
        </w14:solidFill>
      </w14:textFill>
    </w:rPr>
  </w:style>
  <w:style w:type="character" w:customStyle="1" w:styleId="43">
    <w:name w:val="标题 5 字符"/>
    <w:basedOn w:val="25"/>
    <w:link w:val="7"/>
    <w:semiHidden/>
    <w:qFormat/>
    <w:uiPriority w:val="9"/>
    <w:rPr>
      <w:rFonts w:eastAsiaTheme="majorEastAsia" w:cstheme="majorBidi"/>
      <w:color w:val="104862" w:themeColor="accent1" w:themeShade="BF"/>
    </w:rPr>
  </w:style>
  <w:style w:type="character" w:customStyle="1" w:styleId="44">
    <w:name w:val="标题 6 字符"/>
    <w:basedOn w:val="25"/>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5">
    <w:name w:val="标题 7 字符"/>
    <w:basedOn w:val="25"/>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6">
    <w:name w:val="标题 8 字符"/>
    <w:basedOn w:val="25"/>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7">
    <w:name w:val="标题 9 字符"/>
    <w:basedOn w:val="25"/>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8">
    <w:name w:val="Footnote Block Text"/>
    <w:basedOn w:val="21"/>
    <w:next w:val="21"/>
    <w:unhideWhenUsed/>
    <w:qFormat/>
    <w:uiPriority w:val="9"/>
    <w:pPr>
      <w:spacing w:before="100" w:after="100"/>
      <w:ind w:left="480" w:right="480"/>
    </w:pPr>
  </w:style>
  <w:style w:type="table" w:customStyle="1" w:styleId="4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0">
    <w:name w:val="Definition Term"/>
    <w:basedOn w:val="1"/>
    <w:next w:val="51"/>
    <w:qFormat/>
    <w:uiPriority w:val="0"/>
    <w:pPr>
      <w:keepNext/>
      <w:keepLines/>
      <w:spacing w:after="0"/>
    </w:pPr>
    <w:rPr>
      <w:b/>
    </w:rPr>
  </w:style>
  <w:style w:type="paragraph" w:customStyle="1" w:styleId="51">
    <w:name w:val="Definition"/>
    <w:basedOn w:val="1"/>
    <w:qFormat/>
    <w:uiPriority w:val="0"/>
  </w:style>
  <w:style w:type="paragraph" w:customStyle="1" w:styleId="52">
    <w:name w:val="Table Caption"/>
    <w:basedOn w:val="12"/>
    <w:qFormat/>
    <w:uiPriority w:val="0"/>
    <w:pPr>
      <w:keepNext/>
    </w:pPr>
  </w:style>
  <w:style w:type="paragraph" w:customStyle="1" w:styleId="53">
    <w:name w:val="Image Caption"/>
    <w:qFormat/>
    <w:uiPriority w:val="0"/>
    <w:rPr>
      <w:rFonts w:ascii="Aptos" w:hAnsi="Aptos" w:eastAsia="宋体" w:cs="Times New Roman"/>
      <w:lang w:val="en-US" w:eastAsia="zh-CN" w:bidi="ar-SA"/>
    </w:rPr>
  </w:style>
  <w:style w:type="paragraph" w:customStyle="1" w:styleId="54">
    <w:name w:val="Figure"/>
    <w:basedOn w:val="1"/>
    <w:qFormat/>
    <w:uiPriority w:val="0"/>
  </w:style>
  <w:style w:type="paragraph" w:customStyle="1" w:styleId="55">
    <w:name w:val="FigureLegend"/>
    <w:qFormat/>
    <w:uiPriority w:val="0"/>
    <w:pPr>
      <w:keepNext/>
      <w:jc w:val="both"/>
    </w:pPr>
    <w:rPr>
      <w:rFonts w:ascii="Times New Roman" w:hAnsi="Times New Roman" w:eastAsia="微软雅黑" w:cs="Times New Roman"/>
      <w:sz w:val="18"/>
      <w:lang w:val="en-US" w:eastAsia="zh-CN" w:bidi="ar-SA"/>
    </w:rPr>
  </w:style>
  <w:style w:type="character" w:customStyle="1" w:styleId="56">
    <w:name w:val="Verbatim Char"/>
    <w:basedOn w:val="28"/>
    <w:qFormat/>
    <w:uiPriority w:val="0"/>
    <w:rPr>
      <w:rFonts w:ascii="Times New Roman" w:hAnsi="Times New Roman" w:eastAsia="微软雅黑"/>
      <w:color w:val="000000" w:themeColor="text1"/>
      <w:sz w:val="18"/>
      <w14:textFill>
        <w14:solidFill>
          <w14:schemeClr w14:val="tx1"/>
        </w14:solidFill>
      </w14:textFill>
    </w:rPr>
  </w:style>
  <w:style w:type="character" w:customStyle="1" w:styleId="57">
    <w:name w:val="Section Number"/>
    <w:basedOn w:val="28"/>
    <w:qFormat/>
    <w:uiPriority w:val="0"/>
    <w:rPr>
      <w:rFonts w:ascii="Times New Roman" w:hAnsi="Times New Roman" w:eastAsia="微软雅黑"/>
      <w:color w:val="000000" w:themeColor="text1"/>
      <w:sz w:val="18"/>
      <w14:textFill>
        <w14:solidFill>
          <w14:schemeClr w14:val="tx1"/>
        </w14:solidFill>
      </w14:textFill>
    </w:rPr>
  </w:style>
  <w:style w:type="paragraph" w:customStyle="1" w:styleId="58">
    <w:name w:val="TOC 标题1"/>
    <w:basedOn w:val="2"/>
    <w:next w:val="3"/>
    <w:unhideWhenUsed/>
    <w:qFormat/>
    <w:uiPriority w:val="39"/>
    <w:pPr>
      <w:spacing w:before="240" w:line="259" w:lineRule="auto"/>
      <w:outlineLvl w:val="9"/>
    </w:pPr>
    <w:rPr>
      <w:rFonts w:asciiTheme="majorHAnsi" w:hAnsiTheme="majorHAnsi" w:eastAsiaTheme="majorEastAsia"/>
      <w:color w:val="104862" w:themeColor="accent1" w:themeShade="BF"/>
    </w:rPr>
  </w:style>
  <w:style w:type="paragraph" w:customStyle="1" w:styleId="59">
    <w:name w:val="head5"/>
    <w:basedOn w:val="1"/>
    <w:next w:val="1"/>
    <w:qFormat/>
    <w:uiPriority w:val="0"/>
    <w:pPr>
      <w:keepNext/>
      <w:keepLines/>
      <w:snapToGrid w:val="0"/>
      <w:spacing w:after="2"/>
      <w:outlineLvl w:val="4"/>
    </w:pPr>
    <w:rPr>
      <w:rFonts w:ascii="Times New Roman" w:hAnsi="Times New Roman" w:eastAsia="微软雅黑" w:cs="Times New Roman"/>
      <w:b/>
      <w:bCs/>
      <w:color w:val="000000" w:themeColor="text1"/>
      <w:sz w:val="18"/>
      <w14:textFill>
        <w14:solidFill>
          <w14:schemeClr w14:val="tx1"/>
        </w14:solidFill>
      </w14:textFill>
    </w:rPr>
  </w:style>
  <w:style w:type="paragraph" w:customStyle="1" w:styleId="60">
    <w:name w:val="Source Code"/>
    <w:qFormat/>
    <w:uiPriority w:val="0"/>
    <w:pPr>
      <w:wordWrap w:val="0"/>
    </w:pPr>
    <w:rPr>
      <w:rFonts w:ascii="Times New Roman" w:hAnsi="Times New Roman" w:eastAsia="宋体" w:cs="Times New Roman"/>
      <w:lang w:val="en-US" w:eastAsia="zh-CN" w:bidi="ar-SA"/>
    </w:rPr>
  </w:style>
  <w:style w:type="character" w:customStyle="1" w:styleId="61">
    <w:name w:val="KeywordTok"/>
    <w:qFormat/>
    <w:uiPriority w:val="0"/>
    <w:rPr>
      <w:b/>
      <w:color w:val="007020"/>
    </w:rPr>
  </w:style>
  <w:style w:type="character" w:customStyle="1" w:styleId="62">
    <w:name w:val="DataTypeTok"/>
    <w:qFormat/>
    <w:uiPriority w:val="0"/>
    <w:rPr>
      <w:color w:val="902000"/>
    </w:rPr>
  </w:style>
  <w:style w:type="character" w:customStyle="1" w:styleId="63">
    <w:name w:val="DecValTok"/>
    <w:qFormat/>
    <w:uiPriority w:val="0"/>
    <w:rPr>
      <w:color w:val="40A070"/>
    </w:rPr>
  </w:style>
  <w:style w:type="character" w:customStyle="1" w:styleId="64">
    <w:name w:val="BaseNTok"/>
    <w:qFormat/>
    <w:uiPriority w:val="0"/>
    <w:rPr>
      <w:color w:val="40A070"/>
    </w:rPr>
  </w:style>
  <w:style w:type="character" w:customStyle="1" w:styleId="65">
    <w:name w:val="FloatTok"/>
    <w:qFormat/>
    <w:uiPriority w:val="0"/>
    <w:rPr>
      <w:color w:val="40A070"/>
    </w:rPr>
  </w:style>
  <w:style w:type="character" w:customStyle="1" w:styleId="66">
    <w:name w:val="ConstantTok"/>
    <w:qFormat/>
    <w:uiPriority w:val="0"/>
    <w:rPr>
      <w:color w:val="880000"/>
    </w:rPr>
  </w:style>
  <w:style w:type="character" w:customStyle="1" w:styleId="67">
    <w:name w:val="CharTok"/>
    <w:qFormat/>
    <w:uiPriority w:val="0"/>
    <w:rPr>
      <w:color w:val="4070A0"/>
    </w:rPr>
  </w:style>
  <w:style w:type="character" w:customStyle="1" w:styleId="68">
    <w:name w:val="SpecialCharTok"/>
    <w:qFormat/>
    <w:uiPriority w:val="0"/>
    <w:rPr>
      <w:color w:val="4070A0"/>
    </w:rPr>
  </w:style>
  <w:style w:type="character" w:customStyle="1" w:styleId="69">
    <w:name w:val="StringTok"/>
    <w:qFormat/>
    <w:uiPriority w:val="0"/>
    <w:rPr>
      <w:color w:val="4070A0"/>
    </w:rPr>
  </w:style>
  <w:style w:type="character" w:customStyle="1" w:styleId="70">
    <w:name w:val="VerbatimStringTok"/>
    <w:qFormat/>
    <w:uiPriority w:val="0"/>
    <w:rPr>
      <w:color w:val="4070A0"/>
    </w:rPr>
  </w:style>
  <w:style w:type="character" w:customStyle="1" w:styleId="71">
    <w:name w:val="SpecialStringTok"/>
    <w:qFormat/>
    <w:uiPriority w:val="0"/>
    <w:rPr>
      <w:color w:val="BB6688"/>
    </w:rPr>
  </w:style>
  <w:style w:type="character" w:customStyle="1" w:styleId="72">
    <w:name w:val="ImportTok"/>
    <w:qFormat/>
    <w:uiPriority w:val="0"/>
    <w:rPr>
      <w:b/>
      <w:color w:val="008000"/>
    </w:rPr>
  </w:style>
  <w:style w:type="character" w:customStyle="1" w:styleId="73">
    <w:name w:val="CommentTok"/>
    <w:qFormat/>
    <w:uiPriority w:val="0"/>
    <w:rPr>
      <w:i/>
      <w:color w:val="60A0B0"/>
    </w:rPr>
  </w:style>
  <w:style w:type="character" w:customStyle="1" w:styleId="74">
    <w:name w:val="DocumentationTok"/>
    <w:qFormat/>
    <w:uiPriority w:val="0"/>
    <w:rPr>
      <w:i/>
      <w:color w:val="BA2121"/>
    </w:rPr>
  </w:style>
  <w:style w:type="character" w:customStyle="1" w:styleId="75">
    <w:name w:val="AnnotationTok"/>
    <w:qFormat/>
    <w:uiPriority w:val="0"/>
    <w:rPr>
      <w:b/>
      <w:i/>
      <w:color w:val="60A0B0"/>
    </w:rPr>
  </w:style>
  <w:style w:type="character" w:customStyle="1" w:styleId="76">
    <w:name w:val="CommentVarTok"/>
    <w:qFormat/>
    <w:uiPriority w:val="0"/>
    <w:rPr>
      <w:b/>
      <w:i/>
      <w:color w:val="60A0B0"/>
    </w:rPr>
  </w:style>
  <w:style w:type="character" w:customStyle="1" w:styleId="77">
    <w:name w:val="OtherTok"/>
    <w:qFormat/>
    <w:uiPriority w:val="0"/>
    <w:rPr>
      <w:color w:val="007020"/>
    </w:rPr>
  </w:style>
  <w:style w:type="character" w:customStyle="1" w:styleId="78">
    <w:name w:val="FunctionTok"/>
    <w:qFormat/>
    <w:uiPriority w:val="0"/>
    <w:rPr>
      <w:color w:val="06287E"/>
    </w:rPr>
  </w:style>
  <w:style w:type="character" w:customStyle="1" w:styleId="79">
    <w:name w:val="VariableTok"/>
    <w:qFormat/>
    <w:uiPriority w:val="0"/>
    <w:rPr>
      <w:color w:val="19177C"/>
    </w:rPr>
  </w:style>
  <w:style w:type="character" w:customStyle="1" w:styleId="80">
    <w:name w:val="ControlFlowTok"/>
    <w:qFormat/>
    <w:uiPriority w:val="0"/>
    <w:rPr>
      <w:b/>
      <w:color w:val="007020"/>
    </w:rPr>
  </w:style>
  <w:style w:type="character" w:customStyle="1" w:styleId="81">
    <w:name w:val="OperatorTok"/>
    <w:qFormat/>
    <w:uiPriority w:val="0"/>
    <w:rPr>
      <w:color w:val="666666"/>
    </w:rPr>
  </w:style>
  <w:style w:type="character" w:customStyle="1" w:styleId="82">
    <w:name w:val="BuiltInTok"/>
    <w:qFormat/>
    <w:uiPriority w:val="0"/>
    <w:rPr>
      <w:color w:val="008000"/>
    </w:rPr>
  </w:style>
  <w:style w:type="character" w:customStyle="1" w:styleId="83">
    <w:name w:val="ExtensionTok"/>
    <w:qFormat/>
    <w:uiPriority w:val="0"/>
  </w:style>
  <w:style w:type="character" w:customStyle="1" w:styleId="84">
    <w:name w:val="PreprocessorTok"/>
    <w:qFormat/>
    <w:uiPriority w:val="0"/>
    <w:rPr>
      <w:color w:val="BC7A00"/>
    </w:rPr>
  </w:style>
  <w:style w:type="character" w:customStyle="1" w:styleId="85">
    <w:name w:val="AttributeTok"/>
    <w:qFormat/>
    <w:uiPriority w:val="0"/>
    <w:rPr>
      <w:color w:val="7D9029"/>
    </w:rPr>
  </w:style>
  <w:style w:type="character" w:customStyle="1" w:styleId="86">
    <w:name w:val="RegionMarkerTok"/>
    <w:qFormat/>
    <w:uiPriority w:val="0"/>
  </w:style>
  <w:style w:type="character" w:customStyle="1" w:styleId="87">
    <w:name w:val="InformationTok"/>
    <w:qFormat/>
    <w:uiPriority w:val="0"/>
    <w:rPr>
      <w:b/>
      <w:i/>
      <w:color w:val="60A0B0"/>
    </w:rPr>
  </w:style>
  <w:style w:type="character" w:customStyle="1" w:styleId="88">
    <w:name w:val="WarningTok"/>
    <w:qFormat/>
    <w:uiPriority w:val="0"/>
    <w:rPr>
      <w:b/>
      <w:i/>
      <w:color w:val="60A0B0"/>
    </w:rPr>
  </w:style>
  <w:style w:type="character" w:customStyle="1" w:styleId="89">
    <w:name w:val="AlertTok"/>
    <w:qFormat/>
    <w:uiPriority w:val="0"/>
    <w:rPr>
      <w:b/>
      <w:color w:val="FF0000"/>
    </w:rPr>
  </w:style>
  <w:style w:type="character" w:customStyle="1" w:styleId="90">
    <w:name w:val="ErrorTok"/>
    <w:qFormat/>
    <w:uiPriority w:val="0"/>
    <w:rPr>
      <w:b/>
      <w:color w:val="FF0000"/>
    </w:rPr>
  </w:style>
  <w:style w:type="character" w:customStyle="1" w:styleId="91">
    <w:name w:val="NormalTok"/>
    <w:qFormat/>
    <w:uiPriority w:val="0"/>
  </w:style>
  <w:style w:type="character" w:customStyle="1" w:styleId="92">
    <w:name w:val="页眉 字符"/>
    <w:basedOn w:val="25"/>
    <w:link w:val="19"/>
    <w:qFormat/>
    <w:uiPriority w:val="0"/>
    <w:rPr>
      <w:rFonts w:asciiTheme="minorHAnsi" w:hAnsiTheme="minorHAnsi" w:eastAsiaTheme="minorEastAsia" w:cstheme="minorBidi"/>
      <w:sz w:val="18"/>
      <w:szCs w:val="18"/>
    </w:rPr>
  </w:style>
  <w:style w:type="character" w:customStyle="1" w:styleId="93">
    <w:name w:val="页脚 字符"/>
    <w:basedOn w:val="25"/>
    <w:link w:val="18"/>
    <w:qFormat/>
    <w:uiPriority w:val="0"/>
    <w:rPr>
      <w:rFonts w:asciiTheme="minorHAnsi" w:hAnsiTheme="minorHAnsi" w:eastAsiaTheme="minorEastAsia" w:cstheme="minorBidi"/>
      <w:sz w:val="18"/>
      <w:szCs w:val="18"/>
    </w:rPr>
  </w:style>
  <w:style w:type="paragraph" w:customStyle="1" w:styleId="94">
    <w:name w:val="书目2"/>
    <w:basedOn w:val="1"/>
    <w:next w:val="1"/>
    <w:unhideWhenUsed/>
    <w:qFormat/>
    <w:uiPriority w:val="37"/>
    <w:pPr>
      <w:tabs>
        <w:tab w:val="left" w:pos="384"/>
      </w:tabs>
      <w:spacing w:after="0" w:line="480" w:lineRule="auto"/>
      <w:ind w:left="384" w:hanging="384"/>
    </w:pPr>
  </w:style>
  <w:style w:type="paragraph" w:customStyle="1" w:styleId="95">
    <w:name w:val="书目3"/>
    <w:basedOn w:val="1"/>
    <w:next w:val="1"/>
    <w:unhideWhenUsed/>
    <w:qFormat/>
    <w:uiPriority w:val="37"/>
  </w:style>
  <w:style w:type="character" w:customStyle="1" w:styleId="96">
    <w:name w:val="批注框文本 字符"/>
    <w:basedOn w:val="25"/>
    <w:link w:val="17"/>
    <w:qFormat/>
    <w:uiPriority w:val="0"/>
    <w:rPr>
      <w:rFonts w:ascii="宋体" w:hAnsiTheme="minorHAnsi" w:cstheme="minorBidi"/>
      <w:sz w:val="18"/>
      <w:szCs w:val="18"/>
    </w:rPr>
  </w:style>
  <w:style w:type="character" w:customStyle="1" w:styleId="97">
    <w:name w:val="批注文字 字符"/>
    <w:basedOn w:val="25"/>
    <w:link w:val="13"/>
    <w:qFormat/>
    <w:uiPriority w:val="0"/>
    <w:rPr>
      <w:rFonts w:asciiTheme="minorHAnsi" w:hAnsiTheme="minorHAnsi" w:eastAsiaTheme="minorEastAsia" w:cstheme="minorBidi"/>
      <w:sz w:val="24"/>
      <w:szCs w:val="24"/>
    </w:rPr>
  </w:style>
  <w:style w:type="character" w:customStyle="1" w:styleId="98">
    <w:name w:val="批注主题 字符"/>
    <w:basedOn w:val="97"/>
    <w:link w:val="23"/>
    <w:qFormat/>
    <w:uiPriority w:val="0"/>
    <w:rPr>
      <w:rFonts w:asciiTheme="minorHAnsi" w:hAnsiTheme="minorHAnsi" w:eastAsiaTheme="minorEastAsia" w:cstheme="minorBidi"/>
      <w:b/>
      <w:bCs/>
      <w:sz w:val="24"/>
      <w:szCs w:val="24"/>
    </w:rPr>
  </w:style>
  <w:style w:type="paragraph" w:customStyle="1" w:styleId="99">
    <w:name w:val="修订1"/>
    <w:hidden/>
    <w:unhideWhenUsed/>
    <w:qFormat/>
    <w:uiPriority w:val="99"/>
    <w:rPr>
      <w:rFonts w:asciiTheme="minorHAnsi" w:hAnsiTheme="minorHAnsi" w:eastAsiaTheme="minorEastAsia" w:cstheme="minorBidi"/>
      <w:sz w:val="24"/>
      <w:szCs w:val="24"/>
      <w:lang w:val="en-US" w:eastAsia="zh-CN" w:bidi="ar-SA"/>
    </w:rPr>
  </w:style>
  <w:style w:type="paragraph" w:customStyle="1" w:styleId="100">
    <w:name w:val="Revision"/>
    <w:hidden/>
    <w:unhideWhenUsed/>
    <w:qFormat/>
    <w:uiPriority w:val="99"/>
    <w:rPr>
      <w:rFonts w:asciiTheme="minorHAnsi" w:hAnsiTheme="minorHAnsi" w:eastAsiaTheme="minorEastAsia" w:cstheme="minorBidi"/>
      <w:sz w:val="24"/>
      <w:szCs w:val="24"/>
      <w:lang w:val="en-US" w:eastAsia="zh-CN" w:bidi="ar-SA"/>
    </w:rPr>
  </w:style>
  <w:style w:type="paragraph" w:customStyle="1" w:styleId="101">
    <w:name w:val="Bibliography"/>
    <w:basedOn w:val="1"/>
    <w:next w:val="1"/>
    <w:unhideWhenUsed/>
    <w:qFormat/>
    <w:uiPriority w:val="37"/>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6839</Words>
  <Characters>44894</Characters>
  <Lines>1108</Lines>
  <Paragraphs>333</Paragraphs>
  <TotalTime>1198</TotalTime>
  <ScaleCrop>false</ScaleCrop>
  <LinksUpToDate>false</LinksUpToDate>
  <CharactersWithSpaces>51543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2026-02-02T05:49:00Z</dcterms:created>
  <dc:creator>cliang</dc:creator>
  <cp:lastModifiedBy>cliang</cp:lastModifiedBy>
  <dcterms:modified xsi:type="dcterms:W3CDTF">2026-02-05T14:21:58Z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eyJoZGlkIjoiNjEzMjljNDIyNDJmYTIwNmMzYWI1NDYwMWViMjQ3NmQiLCJ1c2VySWQiOiI4NDAzMDMwNDQifQ==</vt:lpwstr>
  </property>
  <property fmtid="{D5CDD505-2E9C-101B-9397-08002B2CF9AE}" pid="3" name="KSOProductBuildVer">
    <vt:lpwstr>2052-12.1.0.24657</vt:lpwstr>
  </property>
  <property fmtid="{D5CDD505-2E9C-101B-9397-08002B2CF9AE}" pid="4" name="ICV">
    <vt:lpwstr>58BD8D1599CF4978997162365A1FEC87_13</vt:lpwstr>
  </property>
  <property fmtid="{D5CDD505-2E9C-101B-9397-08002B2CF9AE}" pid="5" name="ZOTERO_PREF_1">
    <vt:lpwstr>&lt;data data-version="3" zotero-version="8.0.1"&gt;&lt;session id="jtJ26IN9"/&gt;&lt;style id="http://www.zotero.org/styles/nature-methods" hasBibliography="1" bibliographyStyleHasBeenSet="1"/&gt;&lt;prefs&gt;&lt;pref name="fieldType" value="Field"/&gt;&lt;pref name="delayCitationUpdate</vt:lpwstr>
  </property>
  <property fmtid="{D5CDD505-2E9C-101B-9397-08002B2CF9AE}" pid="6" name="ZOTERO_PREF_2">
    <vt:lpwstr>s" value="true"/&gt;&lt;/prefs&gt;&lt;/data&gt;</vt:lpwstr>
  </property>
</Properties>
</file>